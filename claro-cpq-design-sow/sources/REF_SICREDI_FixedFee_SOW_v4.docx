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jc w:val="left"/>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0" w:line="240" w:lineRule="auto"/>
        <w:jc w:val="center"/>
        <w:rPr>
          <w:sz w:val="28"/>
          <w:szCs w:val="28"/>
        </w:rPr>
      </w:pPr>
      <w:bookmarkStart w:colFirst="0" w:colLast="0" w:name="_heading=h.gjdgxs" w:id="0"/>
      <w:bookmarkEnd w:id="0"/>
      <w:r w:rsidDel="00000000" w:rsidR="00000000" w:rsidRPr="00000000">
        <w:rPr>
          <w:sz w:val="28"/>
          <w:szCs w:val="28"/>
          <w:rtl w:val="0"/>
        </w:rPr>
        <w:t xml:space="preserve">SOW#2024-002</w:t>
      </w:r>
    </w:p>
    <w:p w:rsidR="00000000" w:rsidDel="00000000" w:rsidP="00000000" w:rsidRDefault="00000000" w:rsidRPr="00000000" w14:paraId="00000005">
      <w:pPr>
        <w:pStyle w:val="Heading1"/>
        <w:numPr>
          <w:ilvl w:val="0"/>
          <w:numId w:val="146"/>
        </w:numPr>
        <w:ind w:left="432" w:hanging="432"/>
        <w:rPr/>
      </w:pPr>
      <w:r w:rsidDel="00000000" w:rsidR="00000000" w:rsidRPr="00000000">
        <w:rPr>
          <w:rtl w:val="0"/>
        </w:rPr>
        <w:t xml:space="preserve">Visão Geral</w:t>
      </w:r>
    </w:p>
    <w:p w:rsidR="00000000" w:rsidDel="00000000" w:rsidP="00000000" w:rsidRDefault="00000000" w:rsidRPr="00000000" w14:paraId="00000006">
      <w:pPr>
        <w:pStyle w:val="Heading2"/>
        <w:numPr>
          <w:ilvl w:val="1"/>
          <w:numId w:val="146"/>
        </w:numPr>
        <w:ind w:left="1026" w:hanging="576"/>
        <w:rPr/>
      </w:pPr>
      <w:r w:rsidDel="00000000" w:rsidR="00000000" w:rsidRPr="00000000">
        <w:rPr>
          <w:rtl w:val="0"/>
        </w:rPr>
        <w:t xml:space="preserve">Introdução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Esta Descritivo de Serviços (“</w:t>
      </w:r>
      <w:r w:rsidDel="00000000" w:rsidR="00000000" w:rsidRPr="00000000">
        <w:rPr>
          <w:b w:val="1"/>
          <w:rtl w:val="0"/>
        </w:rPr>
        <w:t xml:space="preserve">SOW</w:t>
      </w:r>
      <w:r w:rsidDel="00000000" w:rsidR="00000000" w:rsidRPr="00000000">
        <w:rPr>
          <w:rtl w:val="0"/>
        </w:rPr>
        <w:t xml:space="preserve">”) descreve um conjunto de serviços </w:t>
      </w:r>
      <w:r w:rsidDel="00000000" w:rsidR="00000000" w:rsidRPr="00000000">
        <w:rPr>
          <w:b w:val="1"/>
          <w:rtl w:val="0"/>
        </w:rPr>
        <w:t xml:space="preserve">("Serviços Profissionais")</w:t>
      </w:r>
      <w:r w:rsidDel="00000000" w:rsidR="00000000" w:rsidRPr="00000000">
        <w:rPr>
          <w:rtl w:val="0"/>
        </w:rPr>
        <w:t xml:space="preserve"> a serem prestados pela SFDC ao Cliente, conforme definido abaixo.  A SFDC se reserva o direito de rejeitar uma SOW se não for assinada até 30/09/2024.   </w:t>
      </w:r>
    </w:p>
    <w:tbl>
      <w:tblPr>
        <w:tblStyle w:val="Table1"/>
        <w:tblW w:w="10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35"/>
        <w:gridCol w:w="281"/>
        <w:gridCol w:w="5389"/>
        <w:tblGridChange w:id="0">
          <w:tblGrid>
            <w:gridCol w:w="4735"/>
            <w:gridCol w:w="281"/>
            <w:gridCol w:w="5389"/>
          </w:tblGrid>
        </w:tblGridChange>
      </w:tblGrid>
      <w:tr>
        <w:trPr>
          <w:cantSplit w:val="0"/>
          <w:trHeight w:val="1554" w:hRule="atLeast"/>
          <w:tblHeader w:val="0"/>
        </w:trPr>
        <w:tc>
          <w:tcPr/>
          <w:p w:rsidR="00000000" w:rsidDel="00000000" w:rsidP="00000000" w:rsidRDefault="00000000" w:rsidRPr="00000000" w14:paraId="00000009">
            <w:pPr>
              <w:jc w:val="left"/>
              <w:rPr>
                <w:sz w:val="18"/>
                <w:szCs w:val="18"/>
              </w:rPr>
            </w:pPr>
            <w:r w:rsidDel="00000000" w:rsidR="00000000" w:rsidRPr="00000000">
              <w:rPr>
                <w:b w:val="1"/>
                <w:sz w:val="18"/>
                <w:szCs w:val="18"/>
                <w:rtl w:val="0"/>
              </w:rPr>
              <w:t xml:space="preserve">“SFDC” ou “Salesforce”                                                                           </w:t>
            </w:r>
            <w:r w:rsidDel="00000000" w:rsidR="00000000" w:rsidRPr="00000000">
              <w:rPr>
                <w:color w:val="ffffff"/>
                <w:sz w:val="18"/>
                <w:szCs w:val="18"/>
                <w:rtl w:val="0"/>
              </w:rPr>
              <w:t xml:space="preserve">.</w:t>
            </w:r>
            <w:r w:rsidDel="00000000" w:rsidR="00000000" w:rsidRPr="00000000">
              <w:rPr>
                <w:sz w:val="18"/>
                <w:szCs w:val="18"/>
                <w:rtl w:val="0"/>
              </w:rPr>
              <w:t xml:space="preserve"> </w:t>
            </w:r>
          </w:p>
          <w:p w:rsidR="00000000" w:rsidDel="00000000" w:rsidP="00000000" w:rsidRDefault="00000000" w:rsidRPr="00000000" w14:paraId="0000000A">
            <w:pPr>
              <w:spacing w:line="250" w:lineRule="auto"/>
              <w:jc w:val="left"/>
              <w:rPr>
                <w:sz w:val="16"/>
                <w:szCs w:val="16"/>
              </w:rPr>
            </w:pPr>
            <w:r w:rsidDel="00000000" w:rsidR="00000000" w:rsidRPr="00000000">
              <w:rPr>
                <w:rtl w:val="0"/>
              </w:rPr>
            </w:r>
          </w:p>
          <w:p w:rsidR="00000000" w:rsidDel="00000000" w:rsidP="00000000" w:rsidRDefault="00000000" w:rsidRPr="00000000" w14:paraId="0000000B">
            <w:pPr>
              <w:spacing w:line="250" w:lineRule="auto"/>
              <w:jc w:val="left"/>
              <w:rPr>
                <w:sz w:val="16"/>
                <w:szCs w:val="16"/>
              </w:rPr>
            </w:pPr>
            <w:r w:rsidDel="00000000" w:rsidR="00000000" w:rsidRPr="00000000">
              <w:rPr>
                <w:sz w:val="16"/>
                <w:szCs w:val="16"/>
                <w:rtl w:val="0"/>
              </w:rPr>
              <w:t xml:space="preserve">Salesforce Tecnologia Ltda.</w:t>
            </w:r>
          </w:p>
          <w:p w:rsidR="00000000" w:rsidDel="00000000" w:rsidP="00000000" w:rsidRDefault="00000000" w:rsidRPr="00000000" w14:paraId="0000000C">
            <w:pPr>
              <w:jc w:val="left"/>
              <w:rPr>
                <w:sz w:val="16"/>
                <w:szCs w:val="16"/>
              </w:rPr>
            </w:pPr>
            <w:r w:rsidDel="00000000" w:rsidR="00000000" w:rsidRPr="00000000">
              <w:rPr>
                <w:sz w:val="16"/>
                <w:szCs w:val="16"/>
                <w:rtl w:val="0"/>
              </w:rPr>
              <w:t xml:space="preserve">Av. Jornalista Roberto Marinho, 85 - 14 andar Cidade Monções</w:t>
            </w:r>
          </w:p>
          <w:p w:rsidR="00000000" w:rsidDel="00000000" w:rsidP="00000000" w:rsidRDefault="00000000" w:rsidRPr="00000000" w14:paraId="0000000D">
            <w:pPr>
              <w:jc w:val="left"/>
              <w:rPr>
                <w:sz w:val="16"/>
                <w:szCs w:val="16"/>
              </w:rPr>
            </w:pPr>
            <w:r w:rsidDel="00000000" w:rsidR="00000000" w:rsidRPr="00000000">
              <w:rPr>
                <w:sz w:val="16"/>
                <w:szCs w:val="16"/>
                <w:rtl w:val="0"/>
              </w:rPr>
              <w:t xml:space="preserve">São Paulo – SP</w:t>
            </w:r>
          </w:p>
          <w:p w:rsidR="00000000" w:rsidDel="00000000" w:rsidP="00000000" w:rsidRDefault="00000000" w:rsidRPr="00000000" w14:paraId="0000000E">
            <w:pPr>
              <w:jc w:val="left"/>
              <w:rPr>
                <w:sz w:val="16"/>
                <w:szCs w:val="16"/>
              </w:rPr>
            </w:pPr>
            <w:r w:rsidDel="00000000" w:rsidR="00000000" w:rsidRPr="00000000">
              <w:rPr>
                <w:sz w:val="16"/>
                <w:szCs w:val="16"/>
                <w:rtl w:val="0"/>
              </w:rPr>
              <w:t xml:space="preserve">04576-010 - BR</w:t>
            </w:r>
          </w:p>
          <w:p w:rsidR="00000000" w:rsidDel="00000000" w:rsidP="00000000" w:rsidRDefault="00000000" w:rsidRPr="00000000" w14:paraId="0000000F">
            <w:pPr>
              <w:spacing w:line="250" w:lineRule="auto"/>
              <w:jc w:val="left"/>
              <w:rPr>
                <w:sz w:val="18"/>
                <w:szCs w:val="18"/>
              </w:rPr>
            </w:pPr>
            <w:r w:rsidDel="00000000" w:rsidR="00000000" w:rsidRPr="00000000">
              <w:rPr>
                <w:sz w:val="16"/>
                <w:szCs w:val="16"/>
                <w:rtl w:val="0"/>
              </w:rPr>
              <w:t xml:space="preserve">CNPJ: 01.080.512/0001-78</w:t>
            </w:r>
            <w:r w:rsidDel="00000000" w:rsidR="00000000" w:rsidRPr="00000000">
              <w:rPr>
                <w:rtl w:val="0"/>
              </w:rPr>
            </w:r>
          </w:p>
        </w:tc>
        <w:tc>
          <w:tcPr/>
          <w:p w:rsidR="00000000" w:rsidDel="00000000" w:rsidP="00000000" w:rsidRDefault="00000000" w:rsidRPr="00000000" w14:paraId="00000010">
            <w:pPr>
              <w:spacing w:after="60" w:lineRule="auto"/>
              <w:jc w:val="left"/>
              <w:rPr>
                <w:sz w:val="18"/>
                <w:szCs w:val="18"/>
              </w:rPr>
            </w:pPr>
            <w:r w:rsidDel="00000000" w:rsidR="00000000" w:rsidRPr="00000000">
              <w:rPr>
                <w:rtl w:val="0"/>
              </w:rPr>
            </w:r>
          </w:p>
        </w:tc>
        <w:tc>
          <w:tcPr/>
          <w:p w:rsidR="00000000" w:rsidDel="00000000" w:rsidP="00000000" w:rsidRDefault="00000000" w:rsidRPr="00000000" w14:paraId="00000011">
            <w:pPr>
              <w:jc w:val="left"/>
              <w:rPr>
                <w:sz w:val="18"/>
                <w:szCs w:val="18"/>
              </w:rPr>
            </w:pPr>
            <w:r w:rsidDel="00000000" w:rsidR="00000000" w:rsidRPr="00000000">
              <w:rPr>
                <w:b w:val="1"/>
                <w:sz w:val="18"/>
                <w:szCs w:val="18"/>
                <w:rtl w:val="0"/>
              </w:rPr>
              <w:t xml:space="preserve">“Cliente” ou “Sicredi”                                                                                  </w:t>
            </w:r>
            <w:r w:rsidDel="00000000" w:rsidR="00000000" w:rsidRPr="00000000">
              <w:rPr>
                <w:color w:val="ffffff"/>
                <w:sz w:val="18"/>
                <w:szCs w:val="18"/>
                <w:rtl w:val="0"/>
              </w:rPr>
              <w:t xml:space="preserve"> </w:t>
            </w:r>
            <w:r w:rsidDel="00000000" w:rsidR="00000000" w:rsidRPr="00000000">
              <w:rPr>
                <w:rtl w:val="0"/>
              </w:rPr>
            </w:r>
          </w:p>
          <w:p w:rsidR="00000000" w:rsidDel="00000000" w:rsidP="00000000" w:rsidRDefault="00000000" w:rsidRPr="00000000" w14:paraId="00000012">
            <w:pPr>
              <w:jc w:val="left"/>
              <w:rPr>
                <w:sz w:val="18"/>
                <w:szCs w:val="18"/>
              </w:rPr>
            </w:pPr>
            <w:r w:rsidDel="00000000" w:rsidR="00000000" w:rsidRPr="00000000">
              <w:rPr>
                <w:rtl w:val="0"/>
              </w:rPr>
            </w:r>
          </w:p>
          <w:p w:rsidR="00000000" w:rsidDel="00000000" w:rsidP="00000000" w:rsidRDefault="00000000" w:rsidRPr="00000000" w14:paraId="00000013">
            <w:pPr>
              <w:jc w:val="left"/>
              <w:rPr>
                <w:sz w:val="18"/>
                <w:szCs w:val="18"/>
              </w:rPr>
            </w:pPr>
            <w:r w:rsidDel="00000000" w:rsidR="00000000" w:rsidRPr="00000000">
              <w:rPr>
                <w:sz w:val="18"/>
                <w:szCs w:val="18"/>
                <w:rtl w:val="0"/>
              </w:rPr>
              <w:t xml:space="preserve">CONFEDERACAO DAS COOPERATIVAS DO SICREDI - CONFEDERACAO SICREDI</w:t>
            </w:r>
          </w:p>
          <w:p w:rsidR="00000000" w:rsidDel="00000000" w:rsidP="00000000" w:rsidRDefault="00000000" w:rsidRPr="00000000" w14:paraId="00000014">
            <w:pPr>
              <w:jc w:val="left"/>
              <w:rPr>
                <w:sz w:val="18"/>
                <w:szCs w:val="18"/>
              </w:rPr>
            </w:pPr>
            <w:r w:rsidDel="00000000" w:rsidR="00000000" w:rsidRPr="00000000">
              <w:rPr>
                <w:sz w:val="18"/>
                <w:szCs w:val="18"/>
                <w:rtl w:val="0"/>
              </w:rPr>
              <w:t xml:space="preserve">Av. Assis Brasil 3.940</w:t>
            </w:r>
          </w:p>
          <w:p w:rsidR="00000000" w:rsidDel="00000000" w:rsidP="00000000" w:rsidRDefault="00000000" w:rsidRPr="00000000" w14:paraId="00000015">
            <w:pPr>
              <w:jc w:val="left"/>
              <w:rPr>
                <w:sz w:val="18"/>
                <w:szCs w:val="18"/>
              </w:rPr>
            </w:pPr>
            <w:r w:rsidDel="00000000" w:rsidR="00000000" w:rsidRPr="00000000">
              <w:rPr>
                <w:sz w:val="18"/>
                <w:szCs w:val="18"/>
                <w:rtl w:val="0"/>
              </w:rPr>
              <w:t xml:space="preserve">Passo d'Areia Porto Alegre, RS 91060-900, BR - Brazil </w:t>
            </w:r>
          </w:p>
          <w:p w:rsidR="00000000" w:rsidDel="00000000" w:rsidP="00000000" w:rsidRDefault="00000000" w:rsidRPr="00000000" w14:paraId="00000016">
            <w:pPr>
              <w:jc w:val="left"/>
              <w:rPr>
                <w:sz w:val="18"/>
                <w:szCs w:val="18"/>
              </w:rPr>
            </w:pPr>
            <w:r w:rsidDel="00000000" w:rsidR="00000000" w:rsidRPr="00000000">
              <w:rPr>
                <w:sz w:val="18"/>
                <w:szCs w:val="18"/>
                <w:rtl w:val="0"/>
              </w:rPr>
              <w:t xml:space="preserve">CPF/CNPJ: </w:t>
            </w:r>
            <w:r w:rsidDel="00000000" w:rsidR="00000000" w:rsidRPr="00000000">
              <w:rPr>
                <w:sz w:val="18"/>
                <w:szCs w:val="18"/>
                <w:rtl w:val="0"/>
              </w:rPr>
              <w:t xml:space="preserve">03.795.072/0001-60</w:t>
            </w:r>
            <w:r w:rsidDel="00000000" w:rsidR="00000000" w:rsidRPr="00000000">
              <w:rPr>
                <w:sz w:val="18"/>
                <w:szCs w:val="18"/>
                <w:rtl w:val="0"/>
              </w:rPr>
              <w:t xml:space="preserve"> </w:t>
            </w:r>
          </w:p>
          <w:p w:rsidR="00000000" w:rsidDel="00000000" w:rsidP="00000000" w:rsidRDefault="00000000" w:rsidRPr="00000000" w14:paraId="00000017">
            <w:pPr>
              <w:jc w:val="left"/>
              <w:rPr>
                <w:sz w:val="18"/>
                <w:szCs w:val="18"/>
              </w:rPr>
            </w:pPr>
            <w:r w:rsidDel="00000000" w:rsidR="00000000" w:rsidRPr="00000000">
              <w:rPr>
                <w:rtl w:val="0"/>
              </w:rPr>
            </w:r>
          </w:p>
          <w:p w:rsidR="00000000" w:rsidDel="00000000" w:rsidP="00000000" w:rsidRDefault="00000000" w:rsidRPr="00000000" w14:paraId="00000018">
            <w:pPr>
              <w:jc w:val="left"/>
              <w:rPr>
                <w:sz w:val="18"/>
                <w:szCs w:val="18"/>
              </w:rPr>
            </w:pPr>
            <w:r w:rsidDel="00000000" w:rsidR="00000000" w:rsidRPr="00000000">
              <w:rPr>
                <w:rtl w:val="0"/>
              </w:rPr>
            </w:r>
          </w:p>
          <w:p w:rsidR="00000000" w:rsidDel="00000000" w:rsidP="00000000" w:rsidRDefault="00000000" w:rsidRPr="00000000" w14:paraId="00000019">
            <w:pPr>
              <w:spacing w:after="60" w:lineRule="auto"/>
              <w:jc w:val="left"/>
              <w:rPr>
                <w:sz w:val="18"/>
                <w:szCs w:val="18"/>
              </w:rPr>
            </w:pPr>
            <w:r w:rsidDel="00000000" w:rsidR="00000000" w:rsidRPr="00000000">
              <w:rPr>
                <w:rtl w:val="0"/>
              </w:rPr>
            </w:r>
          </w:p>
        </w:tc>
      </w:tr>
    </w:tbl>
    <w:p w:rsidR="00000000" w:rsidDel="00000000" w:rsidP="00000000" w:rsidRDefault="00000000" w:rsidRPr="00000000" w14:paraId="0000001A">
      <w:pPr>
        <w:pStyle w:val="Heading2"/>
        <w:numPr>
          <w:ilvl w:val="1"/>
          <w:numId w:val="146"/>
        </w:numPr>
        <w:ind w:left="1026" w:hanging="576"/>
        <w:rPr/>
      </w:pPr>
      <w:bookmarkStart w:colFirst="0" w:colLast="0" w:name="_heading=h.5tmb81di13lc" w:id="1"/>
      <w:bookmarkEnd w:id="1"/>
      <w:r w:rsidDel="00000000" w:rsidR="00000000" w:rsidRPr="00000000">
        <w:rPr>
          <w:rtl w:val="0"/>
        </w:rPr>
        <w:t xml:space="preserve">Informações contratuais e de faturamento</w:t>
      </w:r>
    </w:p>
    <w:p w:rsidR="00000000" w:rsidDel="00000000" w:rsidP="00000000" w:rsidRDefault="00000000" w:rsidRPr="00000000" w14:paraId="0000001B">
      <w:pPr>
        <w:rPr/>
      </w:pPr>
      <w:r w:rsidDel="00000000" w:rsidR="00000000" w:rsidRPr="00000000">
        <w:rPr>
          <w:rtl w:val="0"/>
        </w:rPr>
      </w:r>
    </w:p>
    <w:tbl>
      <w:tblPr>
        <w:tblStyle w:val="Table2"/>
        <w:tblW w:w="104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103"/>
        <w:gridCol w:w="5387"/>
        <w:tblGridChange w:id="0">
          <w:tblGrid>
            <w:gridCol w:w="5103"/>
            <w:gridCol w:w="5387"/>
          </w:tblGrid>
        </w:tblGridChange>
      </w:tblGrid>
      <w:tr>
        <w:trPr>
          <w:cantSplit w:val="0"/>
          <w:trHeight w:val="125" w:hRule="atLeast"/>
          <w:tblHeader w:val="0"/>
        </w:trPr>
        <w:tc>
          <w:tcPr/>
          <w:p w:rsidR="00000000" w:rsidDel="00000000" w:rsidP="00000000" w:rsidRDefault="00000000" w:rsidRPr="00000000" w14:paraId="0000001C">
            <w:pPr>
              <w:jc w:val="left"/>
              <w:rPr>
                <w:sz w:val="18"/>
                <w:szCs w:val="18"/>
              </w:rPr>
            </w:pPr>
            <w:r w:rsidDel="00000000" w:rsidR="00000000" w:rsidRPr="00000000">
              <w:rPr>
                <w:b w:val="1"/>
                <w:sz w:val="18"/>
                <w:szCs w:val="18"/>
                <w:rtl w:val="0"/>
              </w:rPr>
              <w:t xml:space="preserve">Contato Principal de Vendas SFDC</w:t>
            </w:r>
            <w:r w:rsidDel="00000000" w:rsidR="00000000" w:rsidRPr="00000000">
              <w:rPr>
                <w:sz w:val="18"/>
                <w:szCs w:val="18"/>
                <w:rtl w:val="0"/>
              </w:rPr>
              <w:t xml:space="preserve"> </w:t>
            </w:r>
          </w:p>
          <w:p w:rsidR="00000000" w:rsidDel="00000000" w:rsidP="00000000" w:rsidRDefault="00000000" w:rsidRPr="00000000" w14:paraId="0000001D">
            <w:pPr>
              <w:spacing w:after="60" w:lineRule="auto"/>
              <w:jc w:val="left"/>
              <w:rPr>
                <w:sz w:val="18"/>
                <w:szCs w:val="18"/>
              </w:rPr>
            </w:pPr>
            <w:r w:rsidDel="00000000" w:rsidR="00000000" w:rsidRPr="00000000">
              <w:rPr>
                <w:rtl w:val="0"/>
              </w:rPr>
            </w:r>
          </w:p>
          <w:p w:rsidR="00000000" w:rsidDel="00000000" w:rsidP="00000000" w:rsidRDefault="00000000" w:rsidRPr="00000000" w14:paraId="0000001E">
            <w:pPr>
              <w:jc w:val="left"/>
              <w:rPr>
                <w:sz w:val="18"/>
                <w:szCs w:val="18"/>
              </w:rPr>
            </w:pPr>
            <w:r w:rsidDel="00000000" w:rsidR="00000000" w:rsidRPr="00000000">
              <w:rPr>
                <w:sz w:val="18"/>
                <w:szCs w:val="18"/>
                <w:rtl w:val="0"/>
              </w:rPr>
              <w:t xml:space="preserve">Hamilton Oliveira</w:t>
            </w:r>
          </w:p>
          <w:p w:rsidR="00000000" w:rsidDel="00000000" w:rsidP="00000000" w:rsidRDefault="00000000" w:rsidRPr="00000000" w14:paraId="0000001F">
            <w:pPr>
              <w:jc w:val="left"/>
              <w:rPr>
                <w:sz w:val="18"/>
                <w:szCs w:val="18"/>
              </w:rPr>
            </w:pPr>
            <w:r w:rsidDel="00000000" w:rsidR="00000000" w:rsidRPr="00000000">
              <w:rPr>
                <w:sz w:val="18"/>
                <w:szCs w:val="18"/>
                <w:rtl w:val="0"/>
              </w:rPr>
              <w:t xml:space="preserve">Account Partner Director</w:t>
            </w:r>
          </w:p>
          <w:p w:rsidR="00000000" w:rsidDel="00000000" w:rsidP="00000000" w:rsidRDefault="00000000" w:rsidRPr="00000000" w14:paraId="00000020">
            <w:pPr>
              <w:jc w:val="left"/>
              <w:rPr>
                <w:sz w:val="18"/>
                <w:szCs w:val="18"/>
              </w:rPr>
            </w:pPr>
            <w:r w:rsidDel="00000000" w:rsidR="00000000" w:rsidRPr="00000000">
              <w:rPr>
                <w:sz w:val="18"/>
                <w:szCs w:val="18"/>
                <w:rtl w:val="0"/>
              </w:rPr>
              <w:t xml:space="preserve">Email: hamilton.oliveira@salesforce.com</w:t>
            </w:r>
          </w:p>
          <w:p w:rsidR="00000000" w:rsidDel="00000000" w:rsidP="00000000" w:rsidRDefault="00000000" w:rsidRPr="00000000" w14:paraId="00000021">
            <w:pPr>
              <w:jc w:val="left"/>
              <w:rPr>
                <w:sz w:val="16"/>
                <w:szCs w:val="16"/>
              </w:rPr>
            </w:pPr>
            <w:r w:rsidDel="00000000" w:rsidR="00000000" w:rsidRPr="00000000">
              <w:rPr>
                <w:sz w:val="18"/>
                <w:szCs w:val="18"/>
                <w:rtl w:val="0"/>
              </w:rPr>
              <w:t xml:space="preserve">Phone: +55 11 93405-0125</w:t>
            </w:r>
            <w:r w:rsidDel="00000000" w:rsidR="00000000" w:rsidRPr="00000000">
              <w:rPr>
                <w:rtl w:val="0"/>
              </w:rPr>
            </w:r>
          </w:p>
          <w:p w:rsidR="00000000" w:rsidDel="00000000" w:rsidP="00000000" w:rsidRDefault="00000000" w:rsidRPr="00000000" w14:paraId="00000022">
            <w:pPr>
              <w:jc w:val="left"/>
              <w:rPr>
                <w:sz w:val="18"/>
                <w:szCs w:val="18"/>
              </w:rPr>
            </w:pPr>
            <w:r w:rsidDel="00000000" w:rsidR="00000000" w:rsidRPr="00000000">
              <w:rPr>
                <w:rtl w:val="0"/>
              </w:rPr>
            </w:r>
          </w:p>
          <w:p w:rsidR="00000000" w:rsidDel="00000000" w:rsidP="00000000" w:rsidRDefault="00000000" w:rsidRPr="00000000" w14:paraId="00000023">
            <w:pPr>
              <w:spacing w:after="60" w:lineRule="auto"/>
              <w:jc w:val="left"/>
              <w:rPr>
                <w:sz w:val="18"/>
                <w:szCs w:val="18"/>
              </w:rPr>
            </w:pPr>
            <w:r w:rsidDel="00000000" w:rsidR="00000000" w:rsidRPr="00000000">
              <w:rPr>
                <w:rtl w:val="0"/>
              </w:rPr>
            </w:r>
          </w:p>
        </w:tc>
        <w:tc>
          <w:tcPr/>
          <w:p w:rsidR="00000000" w:rsidDel="00000000" w:rsidP="00000000" w:rsidRDefault="00000000" w:rsidRPr="00000000" w14:paraId="00000024">
            <w:pPr>
              <w:jc w:val="left"/>
              <w:rPr>
                <w:sz w:val="18"/>
                <w:szCs w:val="18"/>
              </w:rPr>
            </w:pPr>
            <w:r w:rsidDel="00000000" w:rsidR="00000000" w:rsidRPr="00000000">
              <w:rPr>
                <w:b w:val="1"/>
                <w:sz w:val="18"/>
                <w:szCs w:val="18"/>
                <w:rtl w:val="0"/>
              </w:rPr>
              <w:t xml:space="preserve">Patrocinador do Cliente ou Administrador de Contratos</w:t>
            </w:r>
            <w:r w:rsidDel="00000000" w:rsidR="00000000" w:rsidRPr="00000000">
              <w:rPr>
                <w:sz w:val="18"/>
                <w:szCs w:val="18"/>
                <w:rtl w:val="0"/>
              </w:rPr>
              <w:t xml:space="preserve"> </w:t>
            </w:r>
          </w:p>
          <w:p w:rsidR="00000000" w:rsidDel="00000000" w:rsidP="00000000" w:rsidRDefault="00000000" w:rsidRPr="00000000" w14:paraId="00000025">
            <w:pPr>
              <w:jc w:val="left"/>
              <w:rPr>
                <w:sz w:val="18"/>
                <w:szCs w:val="18"/>
              </w:rPr>
            </w:pPr>
            <w:r w:rsidDel="00000000" w:rsidR="00000000" w:rsidRPr="00000000">
              <w:rPr>
                <w:rtl w:val="0"/>
              </w:rPr>
            </w:r>
          </w:p>
          <w:p w:rsidR="00000000" w:rsidDel="00000000" w:rsidP="00000000" w:rsidRDefault="00000000" w:rsidRPr="00000000" w14:paraId="00000026">
            <w:pPr>
              <w:jc w:val="left"/>
              <w:rPr>
                <w:sz w:val="18"/>
                <w:szCs w:val="18"/>
              </w:rPr>
            </w:pPr>
            <w:r w:rsidDel="00000000" w:rsidR="00000000" w:rsidRPr="00000000">
              <w:rPr>
                <w:sz w:val="18"/>
                <w:szCs w:val="18"/>
                <w:rtl w:val="0"/>
              </w:rPr>
              <w:t xml:space="preserve">Cristina Duclos</w:t>
            </w:r>
          </w:p>
          <w:p w:rsidR="00000000" w:rsidDel="00000000" w:rsidP="00000000" w:rsidRDefault="00000000" w:rsidRPr="00000000" w14:paraId="00000027">
            <w:pPr>
              <w:jc w:val="left"/>
              <w:rPr>
                <w:sz w:val="18"/>
                <w:szCs w:val="18"/>
              </w:rPr>
            </w:pPr>
            <w:r w:rsidDel="00000000" w:rsidR="00000000" w:rsidRPr="00000000">
              <w:rPr>
                <w:sz w:val="18"/>
                <w:szCs w:val="18"/>
                <w:rtl w:val="0"/>
              </w:rPr>
              <w:t xml:space="preserve">Chief Marketing Officer</w:t>
            </w:r>
          </w:p>
          <w:p w:rsidR="00000000" w:rsidDel="00000000" w:rsidP="00000000" w:rsidRDefault="00000000" w:rsidRPr="00000000" w14:paraId="00000028">
            <w:pPr>
              <w:jc w:val="left"/>
              <w:rPr>
                <w:sz w:val="18"/>
                <w:szCs w:val="18"/>
              </w:rPr>
            </w:pPr>
            <w:r w:rsidDel="00000000" w:rsidR="00000000" w:rsidRPr="00000000">
              <w:rPr>
                <w:sz w:val="18"/>
                <w:szCs w:val="18"/>
                <w:rtl w:val="0"/>
              </w:rPr>
              <w:t xml:space="preserve">Email: cristina_duclos@sicredi.com.br</w:t>
            </w:r>
          </w:p>
          <w:p w:rsidR="00000000" w:rsidDel="00000000" w:rsidP="00000000" w:rsidRDefault="00000000" w:rsidRPr="00000000" w14:paraId="00000029">
            <w:pPr>
              <w:jc w:val="left"/>
              <w:rPr>
                <w:sz w:val="18"/>
                <w:szCs w:val="18"/>
              </w:rPr>
            </w:pPr>
            <w:r w:rsidDel="00000000" w:rsidR="00000000" w:rsidRPr="00000000">
              <w:rPr>
                <w:sz w:val="18"/>
                <w:szCs w:val="18"/>
                <w:rtl w:val="0"/>
              </w:rPr>
              <w:t xml:space="preserve">Phone: +55 51 3378-4472</w:t>
            </w:r>
          </w:p>
          <w:p w:rsidR="00000000" w:rsidDel="00000000" w:rsidP="00000000" w:rsidRDefault="00000000" w:rsidRPr="00000000" w14:paraId="0000002A">
            <w:pPr>
              <w:jc w:val="left"/>
              <w:rPr>
                <w:sz w:val="18"/>
                <w:szCs w:val="18"/>
              </w:rPr>
            </w:pPr>
            <w:r w:rsidDel="00000000" w:rsidR="00000000" w:rsidRPr="00000000">
              <w:rPr>
                <w:rtl w:val="0"/>
              </w:rPr>
            </w:r>
          </w:p>
        </w:tc>
      </w:tr>
      <w:tr>
        <w:trPr>
          <w:cantSplit w:val="0"/>
          <w:trHeight w:val="125" w:hRule="atLeast"/>
          <w:tblHeader w:val="0"/>
        </w:trPr>
        <w:tc>
          <w:tcPr/>
          <w:p w:rsidR="00000000" w:rsidDel="00000000" w:rsidP="00000000" w:rsidRDefault="00000000" w:rsidRPr="00000000" w14:paraId="0000002B">
            <w:pPr>
              <w:jc w:val="left"/>
              <w:rPr>
                <w:sz w:val="16"/>
                <w:szCs w:val="16"/>
              </w:rPr>
            </w:pPr>
            <w:r w:rsidDel="00000000" w:rsidR="00000000" w:rsidRPr="00000000">
              <w:rPr>
                <w:b w:val="1"/>
                <w:sz w:val="18"/>
                <w:szCs w:val="18"/>
                <w:rtl w:val="0"/>
              </w:rPr>
              <w:t xml:space="preserve">Contato Faturação/Faturamento do Cliente</w:t>
            </w:r>
            <w:r w:rsidDel="00000000" w:rsidR="00000000" w:rsidRPr="00000000">
              <w:rPr>
                <w:sz w:val="18"/>
                <w:szCs w:val="18"/>
                <w:rtl w:val="0"/>
              </w:rPr>
              <w:t xml:space="preserve">                                 </w:t>
            </w:r>
            <w:r w:rsidDel="00000000" w:rsidR="00000000" w:rsidRPr="00000000">
              <w:rPr>
                <w:sz w:val="16"/>
                <w:szCs w:val="16"/>
                <w:rtl w:val="0"/>
              </w:rPr>
              <w:t xml:space="preserve">Bruno Espinosa Medici</w:t>
            </w:r>
          </w:p>
          <w:p w:rsidR="00000000" w:rsidDel="00000000" w:rsidP="00000000" w:rsidRDefault="00000000" w:rsidRPr="00000000" w14:paraId="0000002C">
            <w:pPr>
              <w:spacing w:after="60" w:lineRule="auto"/>
              <w:jc w:val="left"/>
              <w:rPr>
                <w:sz w:val="16"/>
                <w:szCs w:val="16"/>
              </w:rPr>
            </w:pPr>
            <w:r w:rsidDel="00000000" w:rsidR="00000000" w:rsidRPr="00000000">
              <w:rPr>
                <w:sz w:val="16"/>
                <w:szCs w:val="16"/>
                <w:rtl w:val="0"/>
              </w:rPr>
              <w:t xml:space="preserve">Email: bruno_medici@sicredi.com.br</w:t>
            </w:r>
          </w:p>
          <w:p w:rsidR="00000000" w:rsidDel="00000000" w:rsidP="00000000" w:rsidRDefault="00000000" w:rsidRPr="00000000" w14:paraId="0000002D">
            <w:pPr>
              <w:spacing w:after="60" w:lineRule="auto"/>
              <w:jc w:val="left"/>
              <w:rPr>
                <w:sz w:val="16"/>
                <w:szCs w:val="16"/>
              </w:rPr>
            </w:pPr>
            <w:r w:rsidDel="00000000" w:rsidR="00000000" w:rsidRPr="00000000">
              <w:rPr>
                <w:sz w:val="16"/>
                <w:szCs w:val="16"/>
                <w:rtl w:val="0"/>
              </w:rPr>
              <w:t xml:space="preserve">Phone: +55 51 3358-7364</w:t>
            </w:r>
          </w:p>
          <w:p w:rsidR="00000000" w:rsidDel="00000000" w:rsidP="00000000" w:rsidRDefault="00000000" w:rsidRPr="00000000" w14:paraId="0000002E">
            <w:pPr>
              <w:jc w:val="left"/>
              <w:rPr>
                <w:b w:val="1"/>
                <w:sz w:val="16"/>
                <w:szCs w:val="16"/>
              </w:rPr>
            </w:pPr>
            <w:r w:rsidDel="00000000" w:rsidR="00000000" w:rsidRPr="00000000">
              <w:rPr>
                <w:b w:val="1"/>
                <w:sz w:val="16"/>
                <w:szCs w:val="16"/>
                <w:rtl w:val="0"/>
              </w:rPr>
              <w:t xml:space="preserve">Informações tributárias do cliente  </w:t>
            </w:r>
          </w:p>
          <w:p w:rsidR="00000000" w:rsidDel="00000000" w:rsidP="00000000" w:rsidRDefault="00000000" w:rsidRPr="00000000" w14:paraId="0000002F">
            <w:pPr>
              <w:jc w:val="left"/>
              <w:rPr>
                <w:sz w:val="16"/>
                <w:szCs w:val="16"/>
              </w:rPr>
            </w:pPr>
            <w:r w:rsidDel="00000000" w:rsidR="00000000" w:rsidRPr="00000000">
              <w:rPr>
                <w:sz w:val="16"/>
                <w:szCs w:val="16"/>
                <w:rtl w:val="0"/>
              </w:rPr>
              <w:t xml:space="preserve">Imposto/VAT#:  </w:t>
            </w:r>
            <w:r w:rsidDel="00000000" w:rsidR="00000000" w:rsidRPr="00000000">
              <w:rPr>
                <w:color w:val="808080"/>
                <w:sz w:val="16"/>
                <w:szCs w:val="16"/>
                <w:rtl w:val="0"/>
              </w:rPr>
              <w:t xml:space="preserve">03.795.072/0003-22</w:t>
            </w:r>
            <w:r w:rsidDel="00000000" w:rsidR="00000000" w:rsidRPr="00000000">
              <w:rPr>
                <w:rtl w:val="0"/>
              </w:rPr>
            </w:r>
          </w:p>
          <w:p w:rsidR="00000000" w:rsidDel="00000000" w:rsidP="00000000" w:rsidRDefault="00000000" w:rsidRPr="00000000" w14:paraId="00000030">
            <w:pPr>
              <w:spacing w:after="60" w:lineRule="auto"/>
              <w:jc w:val="left"/>
              <w:rPr>
                <w:b w:val="1"/>
                <w:sz w:val="18"/>
                <w:szCs w:val="18"/>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 Isento de impostos? (Anexar Formulário de Isenção de Impostos)</w:t>
            </w:r>
            <w:r w:rsidDel="00000000" w:rsidR="00000000" w:rsidRPr="00000000">
              <w:rPr>
                <w:rtl w:val="0"/>
              </w:rPr>
            </w:r>
          </w:p>
        </w:tc>
        <w:tc>
          <w:tcPr/>
          <w:p w:rsidR="00000000" w:rsidDel="00000000" w:rsidP="00000000" w:rsidRDefault="00000000" w:rsidRPr="00000000" w14:paraId="00000031">
            <w:pPr>
              <w:jc w:val="left"/>
              <w:rPr>
                <w:b w:val="1"/>
                <w:sz w:val="18"/>
                <w:szCs w:val="18"/>
              </w:rPr>
            </w:pPr>
            <w:r w:rsidDel="00000000" w:rsidR="00000000" w:rsidRPr="00000000">
              <w:rPr>
                <w:b w:val="1"/>
                <w:sz w:val="18"/>
                <w:szCs w:val="18"/>
                <w:rtl w:val="0"/>
              </w:rPr>
              <w:t xml:space="preserve">Requisitos de PO do Cliente                                                  </w:t>
            </w:r>
            <w:r w:rsidDel="00000000" w:rsidR="00000000" w:rsidRPr="00000000">
              <w:rPr>
                <w:b w:val="1"/>
                <w:color w:val="ffffff"/>
                <w:sz w:val="18"/>
                <w:szCs w:val="18"/>
                <w:rtl w:val="0"/>
              </w:rPr>
              <w:t xml:space="preserve">.</w:t>
            </w:r>
            <w:r w:rsidDel="00000000" w:rsidR="00000000" w:rsidRPr="00000000">
              <w:rPr>
                <w:rtl w:val="0"/>
              </w:rPr>
            </w:r>
          </w:p>
          <w:p w:rsidR="00000000" w:rsidDel="00000000" w:rsidP="00000000" w:rsidRDefault="00000000" w:rsidRPr="00000000" w14:paraId="00000032">
            <w:pPr>
              <w:spacing w:after="60" w:lineRule="auto"/>
              <w:jc w:val="left"/>
              <w:rPr>
                <w:sz w:val="16"/>
                <w:szCs w:val="16"/>
              </w:rPr>
            </w:pPr>
            <w:r w:rsidDel="00000000" w:rsidR="00000000" w:rsidRPr="00000000">
              <w:rPr>
                <w:sz w:val="16"/>
                <w:szCs w:val="16"/>
                <w:rtl w:val="0"/>
              </w:rPr>
              <w:t xml:space="preserve">É necessária um Pedido de Compra ("PO") para a compra ou pagamento dos serviços neste SOW?  Favor Selecionar: </w:t>
            </w:r>
          </w:p>
          <w:p w:rsidR="00000000" w:rsidDel="00000000" w:rsidP="00000000" w:rsidRDefault="00000000" w:rsidRPr="00000000" w14:paraId="00000033">
            <w:pPr>
              <w:ind w:right="-111"/>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 Não, uma PO não é exigida pelo Cliente ou pela SFDC. </w:t>
            </w:r>
          </w:p>
          <w:p w:rsidR="00000000" w:rsidDel="00000000" w:rsidP="00000000" w:rsidRDefault="00000000" w:rsidRPr="00000000" w14:paraId="00000034">
            <w:pPr>
              <w:tabs>
                <w:tab w:val="center" w:leader="none" w:pos="3960"/>
              </w:tabs>
              <w:ind w:right="-111"/>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 Sim, uma PO é requerido pelo Cliente. </w:t>
            </w:r>
          </w:p>
          <w:p w:rsidR="00000000" w:rsidDel="00000000" w:rsidP="00000000" w:rsidRDefault="00000000" w:rsidRPr="00000000" w14:paraId="00000035">
            <w:pPr>
              <w:tabs>
                <w:tab w:val="center" w:leader="none" w:pos="3960"/>
              </w:tabs>
              <w:ind w:right="-111"/>
              <w:rPr>
                <w:sz w:val="16"/>
                <w:szCs w:val="16"/>
              </w:rPr>
            </w:pPr>
            <w:r w:rsidDel="00000000" w:rsidR="00000000" w:rsidRPr="00000000">
              <w:rPr>
                <w:b w:val="1"/>
                <w:sz w:val="16"/>
                <w:szCs w:val="16"/>
                <w:rtl w:val="0"/>
              </w:rPr>
              <w:t xml:space="preserve">PO# do Cliente: </w:t>
            </w:r>
            <w:r w:rsidDel="00000000" w:rsidR="00000000" w:rsidRPr="00000000">
              <w:rPr>
                <w:color w:val="808080"/>
                <w:sz w:val="16"/>
                <w:szCs w:val="16"/>
                <w:rtl w:val="0"/>
              </w:rPr>
              <w:t xml:space="preserve">N/A</w:t>
            </w:r>
            <w:r w:rsidDel="00000000" w:rsidR="00000000" w:rsidRPr="00000000">
              <w:rPr>
                <w:rtl w:val="0"/>
              </w:rPr>
            </w:r>
          </w:p>
          <w:p w:rsidR="00000000" w:rsidDel="00000000" w:rsidP="00000000" w:rsidRDefault="00000000" w:rsidRPr="00000000" w14:paraId="00000036">
            <w:pPr>
              <w:jc w:val="left"/>
              <w:rPr>
                <w:sz w:val="16"/>
                <w:szCs w:val="16"/>
              </w:rPr>
            </w:pPr>
            <w:r w:rsidDel="00000000" w:rsidR="00000000" w:rsidRPr="00000000">
              <w:rPr>
                <w:b w:val="1"/>
                <w:sz w:val="16"/>
                <w:szCs w:val="16"/>
                <w:rtl w:val="0"/>
              </w:rPr>
              <w:t xml:space="preserve">Valor da PO:</w:t>
            </w:r>
            <w:r w:rsidDel="00000000" w:rsidR="00000000" w:rsidRPr="00000000">
              <w:rPr>
                <w:sz w:val="16"/>
                <w:szCs w:val="16"/>
                <w:rtl w:val="0"/>
              </w:rPr>
              <w:t xml:space="preserve"> </w:t>
            </w:r>
            <w:r w:rsidDel="00000000" w:rsidR="00000000" w:rsidRPr="00000000">
              <w:rPr>
                <w:color w:val="808080"/>
                <w:sz w:val="16"/>
                <w:szCs w:val="16"/>
                <w:rtl w:val="0"/>
              </w:rPr>
              <w:t xml:space="preserve">N/A</w:t>
            </w:r>
            <w:r w:rsidDel="00000000" w:rsidR="00000000" w:rsidRPr="00000000">
              <w:rPr>
                <w:rtl w:val="0"/>
              </w:rPr>
            </w:r>
          </w:p>
          <w:p w:rsidR="00000000" w:rsidDel="00000000" w:rsidP="00000000" w:rsidRDefault="00000000" w:rsidRPr="00000000" w14:paraId="00000037">
            <w:pPr>
              <w:spacing w:after="60" w:lineRule="auto"/>
              <w:jc w:val="left"/>
              <w:rPr>
                <w:sz w:val="18"/>
                <w:szCs w:val="18"/>
              </w:rPr>
            </w:pPr>
            <w:r w:rsidDel="00000000" w:rsidR="00000000" w:rsidRPr="00000000">
              <w:rPr>
                <w:b w:val="1"/>
                <w:sz w:val="16"/>
                <w:szCs w:val="16"/>
                <w:rtl w:val="0"/>
              </w:rPr>
              <w:t xml:space="preserve">Moeda:</w:t>
            </w:r>
            <w:r w:rsidDel="00000000" w:rsidR="00000000" w:rsidRPr="00000000">
              <w:rPr>
                <w:sz w:val="16"/>
                <w:szCs w:val="16"/>
                <w:rtl w:val="0"/>
              </w:rPr>
              <w:t xml:space="preserve"> BRL</w:t>
            </w:r>
            <w:r w:rsidDel="00000000" w:rsidR="00000000" w:rsidRPr="00000000">
              <w:rPr>
                <w:rtl w:val="0"/>
              </w:rPr>
            </w:r>
          </w:p>
        </w:tc>
      </w:tr>
    </w:tbl>
    <w:p w:rsidR="00000000" w:rsidDel="00000000" w:rsidP="00000000" w:rsidRDefault="00000000" w:rsidRPr="00000000" w14:paraId="00000038">
      <w:pPr>
        <w:pStyle w:val="Heading2"/>
        <w:ind w:firstLine="1440"/>
        <w:rPr/>
      </w:pPr>
      <w:r w:rsidDel="00000000" w:rsidR="00000000" w:rsidRPr="00000000">
        <w:rPr>
          <w:rtl w:val="0"/>
        </w:rPr>
      </w:r>
    </w:p>
    <w:p w:rsidR="00000000" w:rsidDel="00000000" w:rsidP="00000000" w:rsidRDefault="00000000" w:rsidRPr="00000000" w14:paraId="00000039">
      <w:pPr>
        <w:pStyle w:val="Heading2"/>
        <w:numPr>
          <w:ilvl w:val="1"/>
          <w:numId w:val="146"/>
        </w:numPr>
        <w:ind w:left="1026" w:hanging="576"/>
        <w:rPr/>
      </w:pPr>
      <w:r w:rsidDel="00000000" w:rsidR="00000000" w:rsidRPr="00000000">
        <w:rPr>
          <w:rtl w:val="0"/>
        </w:rPr>
        <w:t xml:space="preserve">Definições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Todos os termos capitalizados não definidos nesta SOW terão o significado estabelecido no Contrato. </w:t>
      </w:r>
    </w:p>
    <w:p w:rsidR="00000000" w:rsidDel="00000000" w:rsidP="00000000" w:rsidRDefault="00000000" w:rsidRPr="00000000" w14:paraId="0000003C">
      <w:pPr>
        <w:numPr>
          <w:ilvl w:val="0"/>
          <w:numId w:val="189"/>
        </w:numPr>
        <w:spacing w:after="0" w:line="240" w:lineRule="auto"/>
        <w:ind w:left="720" w:hanging="360"/>
        <w:rPr/>
      </w:pPr>
      <w:r w:rsidDel="00000000" w:rsidR="00000000" w:rsidRPr="00000000">
        <w:rPr>
          <w:b w:val="1"/>
          <w:rtl w:val="0"/>
        </w:rPr>
        <w:t xml:space="preserve">"Contrato" </w:t>
      </w:r>
      <w:r w:rsidDel="00000000" w:rsidR="00000000" w:rsidRPr="00000000">
        <w:rPr>
          <w:rtl w:val="0"/>
        </w:rPr>
        <w:t xml:space="preserve">Este SOW será regido pelo CONTRATO DE PRESTAÇÃO DE SERVIÇOS PROFISSIONAIS entre a</w:t>
      </w:r>
    </w:p>
    <w:p w:rsidR="00000000" w:rsidDel="00000000" w:rsidP="00000000" w:rsidRDefault="00000000" w:rsidRPr="00000000" w14:paraId="0000003D">
      <w:pPr>
        <w:numPr>
          <w:ilvl w:val="0"/>
          <w:numId w:val="189"/>
        </w:numPr>
        <w:spacing w:after="0" w:line="240" w:lineRule="auto"/>
        <w:ind w:left="720" w:hanging="360"/>
        <w:rPr/>
      </w:pPr>
      <w:r w:rsidDel="00000000" w:rsidR="00000000" w:rsidRPr="00000000">
        <w:rPr>
          <w:rtl w:val="0"/>
        </w:rPr>
        <w:t xml:space="preserve">Salesforce e o Cliente, celebrado em 13/09/2024 e todos os adendos aplicáveis a tal documento, desde que a entidade signatária deste SOW seja a mesma entidade que celebrou o PSA ou uma Afiliada desta (mas apenas pelo tempo que permaneça como afiliada).</w:t>
      </w:r>
      <w:r w:rsidDel="00000000" w:rsidR="00000000" w:rsidRPr="00000000">
        <w:rPr>
          <w:rtl w:val="0"/>
        </w:rPr>
      </w:r>
    </w:p>
    <w:p w:rsidR="00000000" w:rsidDel="00000000" w:rsidP="00000000" w:rsidRDefault="00000000" w:rsidRPr="00000000" w14:paraId="0000003E">
      <w:pPr>
        <w:numPr>
          <w:ilvl w:val="0"/>
          <w:numId w:val="189"/>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"Aplicação" </w:t>
      </w:r>
      <w:r w:rsidDel="00000000" w:rsidR="00000000" w:rsidRPr="00000000">
        <w:rPr>
          <w:color w:val="000000"/>
          <w:rtl w:val="0"/>
        </w:rPr>
        <w:t xml:space="preserve">significa qualquer serviço online, baseado na web e componentes on-premises offline disponibilizados pel</w:t>
      </w:r>
      <w:r w:rsidDel="00000000" w:rsidR="00000000" w:rsidRPr="00000000">
        <w:rPr>
          <w:rtl w:val="0"/>
        </w:rPr>
        <w:t xml:space="preserve">a</w:t>
      </w:r>
      <w:r w:rsidDel="00000000" w:rsidR="00000000" w:rsidRPr="00000000">
        <w:rPr>
          <w:color w:val="000000"/>
          <w:rtl w:val="0"/>
        </w:rPr>
        <w:t xml:space="preserve"> SFDC ou qualquer Afiliad</w:t>
      </w:r>
      <w:r w:rsidDel="00000000" w:rsidR="00000000" w:rsidRPr="00000000">
        <w:rPr>
          <w:rtl w:val="0"/>
        </w:rPr>
        <w:t xml:space="preserve">a</w:t>
      </w:r>
      <w:r w:rsidDel="00000000" w:rsidR="00000000" w:rsidRPr="00000000">
        <w:rPr>
          <w:color w:val="000000"/>
          <w:rtl w:val="0"/>
        </w:rPr>
        <w:t xml:space="preserve"> d</w:t>
      </w:r>
      <w:r w:rsidDel="00000000" w:rsidR="00000000" w:rsidRPr="00000000">
        <w:rPr>
          <w:rtl w:val="0"/>
        </w:rPr>
        <w:t xml:space="preserve">a</w:t>
      </w:r>
      <w:r w:rsidDel="00000000" w:rsidR="00000000" w:rsidRPr="00000000">
        <w:rPr>
          <w:color w:val="000000"/>
          <w:rtl w:val="0"/>
        </w:rPr>
        <w:t xml:space="preserve"> SFDC ao Cliente sob um contrato separado em vigor entre o Cliente e </w:t>
      </w:r>
      <w:r w:rsidDel="00000000" w:rsidR="00000000" w:rsidRPr="00000000">
        <w:rPr>
          <w:rtl w:val="0"/>
        </w:rPr>
        <w:t xml:space="preserve">a</w:t>
      </w:r>
      <w:r w:rsidDel="00000000" w:rsidR="00000000" w:rsidRPr="00000000">
        <w:rPr>
          <w:color w:val="000000"/>
          <w:rtl w:val="0"/>
        </w:rPr>
        <w:t xml:space="preserve"> SFDC ou qualquer Afiliad</w:t>
      </w:r>
      <w:r w:rsidDel="00000000" w:rsidR="00000000" w:rsidRPr="00000000">
        <w:rPr>
          <w:rtl w:val="0"/>
        </w:rPr>
        <w:t xml:space="preserve">a</w:t>
      </w:r>
      <w:r w:rsidDel="00000000" w:rsidR="00000000" w:rsidRPr="00000000">
        <w:rPr>
          <w:color w:val="000000"/>
          <w:rtl w:val="0"/>
        </w:rPr>
        <w:t xml:space="preserve"> d</w:t>
      </w:r>
      <w:r w:rsidDel="00000000" w:rsidR="00000000" w:rsidRPr="00000000">
        <w:rPr>
          <w:rtl w:val="0"/>
        </w:rPr>
        <w:t xml:space="preserve">a</w:t>
      </w:r>
      <w:r w:rsidDel="00000000" w:rsidR="00000000" w:rsidRPr="00000000">
        <w:rPr>
          <w:color w:val="000000"/>
          <w:rtl w:val="0"/>
        </w:rPr>
        <w:t xml:space="preserve"> SFDC.  </w:t>
      </w:r>
    </w:p>
    <w:p w:rsidR="00000000" w:rsidDel="00000000" w:rsidP="00000000" w:rsidRDefault="00000000" w:rsidRPr="00000000" w14:paraId="0000003F">
      <w:pPr>
        <w:numPr>
          <w:ilvl w:val="0"/>
          <w:numId w:val="189"/>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"Honorários"</w:t>
      </w:r>
      <w:r w:rsidDel="00000000" w:rsidR="00000000" w:rsidRPr="00000000">
        <w:rPr>
          <w:color w:val="000000"/>
          <w:rtl w:val="0"/>
        </w:rPr>
        <w:t xml:space="preserve"> os honorários de Serviços Profissionais de acordo com o desempenho desta SOW. </w:t>
      </w:r>
    </w:p>
    <w:p w:rsidR="00000000" w:rsidDel="00000000" w:rsidP="00000000" w:rsidRDefault="00000000" w:rsidRPr="00000000" w14:paraId="00000040">
      <w:pPr>
        <w:numPr>
          <w:ilvl w:val="0"/>
          <w:numId w:val="189"/>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O “</w:t>
      </w:r>
      <w:r w:rsidDel="00000000" w:rsidR="00000000" w:rsidRPr="00000000">
        <w:rPr>
          <w:b w:val="1"/>
          <w:color w:val="000000"/>
          <w:rtl w:val="0"/>
        </w:rPr>
        <w:t xml:space="preserve">Pedido de Mudança</w:t>
      </w:r>
      <w:r w:rsidDel="00000000" w:rsidR="00000000" w:rsidRPr="00000000">
        <w:rPr>
          <w:color w:val="000000"/>
          <w:rtl w:val="0"/>
        </w:rPr>
        <w:t xml:space="preserve">” é uma emenda formal a esta SOW gerada pel</w:t>
      </w:r>
      <w:r w:rsidDel="00000000" w:rsidR="00000000" w:rsidRPr="00000000">
        <w:rPr>
          <w:rtl w:val="0"/>
        </w:rPr>
        <w:t xml:space="preserve">a</w:t>
      </w:r>
      <w:r w:rsidDel="00000000" w:rsidR="00000000" w:rsidRPr="00000000">
        <w:rPr>
          <w:color w:val="000000"/>
          <w:rtl w:val="0"/>
        </w:rPr>
        <w:t xml:space="preserve"> SFDC e assinada por ambas as partes.</w:t>
      </w:r>
    </w:p>
    <w:p w:rsidR="00000000" w:rsidDel="00000000" w:rsidP="00000000" w:rsidRDefault="00000000" w:rsidRPr="00000000" w14:paraId="00000041">
      <w:pPr>
        <w:numPr>
          <w:ilvl w:val="0"/>
          <w:numId w:val="189"/>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"Data Efetiva" </w:t>
      </w:r>
      <w:r w:rsidDel="00000000" w:rsidR="00000000" w:rsidRPr="00000000">
        <w:rPr>
          <w:color w:val="000000"/>
          <w:rtl w:val="0"/>
        </w:rPr>
        <w:t xml:space="preserve">será a última das datas de execução respectivas das partes desta SOW e a Ordem de Compra, se exigida pelo Cliente ou SFDC, é recebida. </w:t>
      </w:r>
    </w:p>
    <w:p w:rsidR="00000000" w:rsidDel="00000000" w:rsidP="00000000" w:rsidRDefault="00000000" w:rsidRPr="00000000" w14:paraId="00000042">
      <w:pPr>
        <w:numPr>
          <w:ilvl w:val="0"/>
          <w:numId w:val="189"/>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"Termo da SOW"</w:t>
      </w:r>
      <w:r w:rsidDel="00000000" w:rsidR="00000000" w:rsidRPr="00000000">
        <w:rPr>
          <w:color w:val="000000"/>
          <w:rtl w:val="0"/>
        </w:rPr>
        <w:t xml:space="preserve"> significa a duração para o desempenho dos Serviços Profissionais de acordo com este SOW e qualquer Pedido de Mudança.</w:t>
      </w:r>
    </w:p>
    <w:p w:rsidR="00000000" w:rsidDel="00000000" w:rsidP="00000000" w:rsidRDefault="00000000" w:rsidRPr="00000000" w14:paraId="00000043">
      <w:pPr>
        <w:numPr>
          <w:ilvl w:val="0"/>
          <w:numId w:val="189"/>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w:t>
      </w:r>
      <w:r w:rsidDel="00000000" w:rsidR="00000000" w:rsidRPr="00000000">
        <w:rPr>
          <w:b w:val="1"/>
          <w:color w:val="000000"/>
          <w:rtl w:val="0"/>
        </w:rPr>
        <w:t xml:space="preserve">T&amp;E</w:t>
      </w:r>
      <w:r w:rsidDel="00000000" w:rsidR="00000000" w:rsidRPr="00000000">
        <w:rPr>
          <w:color w:val="000000"/>
          <w:rtl w:val="0"/>
        </w:rPr>
        <w:t xml:space="preserve">" significa todas as despesas relacionadas com viagens e outras despesas, incluindo mas não se limitando ao transporte, quilometragem e despesas razoáveis fora do bolso, incorridas pel</w:t>
      </w:r>
      <w:r w:rsidDel="00000000" w:rsidR="00000000" w:rsidRPr="00000000">
        <w:rPr>
          <w:rtl w:val="0"/>
        </w:rPr>
        <w:t xml:space="preserve">a</w:t>
      </w:r>
      <w:r w:rsidDel="00000000" w:rsidR="00000000" w:rsidRPr="00000000">
        <w:rPr>
          <w:color w:val="000000"/>
          <w:rtl w:val="0"/>
        </w:rPr>
        <w:t xml:space="preserve"> SFDC na execução dos Serviços Profissionais.  </w:t>
      </w:r>
    </w:p>
    <w:p w:rsidR="00000000" w:rsidDel="00000000" w:rsidP="00000000" w:rsidRDefault="00000000" w:rsidRPr="00000000" w14:paraId="00000044">
      <w:pPr>
        <w:pStyle w:val="Heading1"/>
        <w:numPr>
          <w:ilvl w:val="0"/>
          <w:numId w:val="146"/>
        </w:numPr>
        <w:ind w:left="432" w:hanging="432"/>
        <w:rPr/>
      </w:pPr>
      <w:bookmarkStart w:colFirst="0" w:colLast="0" w:name="_heading=h.30j0zll" w:id="2"/>
      <w:bookmarkEnd w:id="2"/>
      <w:r w:rsidDel="00000000" w:rsidR="00000000" w:rsidRPr="00000000">
        <w:rPr>
          <w:rtl w:val="0"/>
        </w:rPr>
        <w:t xml:space="preserve">Escopo</w:t>
      </w:r>
    </w:p>
    <w:p w:rsidR="00000000" w:rsidDel="00000000" w:rsidP="00000000" w:rsidRDefault="00000000" w:rsidRPr="00000000" w14:paraId="00000045">
      <w:pPr>
        <w:rPr/>
      </w:pPr>
      <w:bookmarkStart w:colFirst="0" w:colLast="0" w:name="_heading=h.1fob9te" w:id="3"/>
      <w:bookmarkEnd w:id="3"/>
      <w:r w:rsidDel="00000000" w:rsidR="00000000" w:rsidRPr="00000000">
        <w:rPr>
          <w:rtl w:val="0"/>
        </w:rPr>
        <w:t xml:space="preserve">Sujeito aos termos desta SOW e do Contrato, a SFDC prestará os Serviços Profissionais estabelecidos abaixo nesta Seção 2.  </w:t>
      </w:r>
    </w:p>
    <w:p w:rsidR="00000000" w:rsidDel="00000000" w:rsidP="00000000" w:rsidRDefault="00000000" w:rsidRPr="00000000" w14:paraId="00000046">
      <w:pPr>
        <w:pStyle w:val="Heading2"/>
        <w:numPr>
          <w:ilvl w:val="1"/>
          <w:numId w:val="146"/>
        </w:numPr>
        <w:ind w:left="1026" w:hanging="576"/>
        <w:rPr/>
      </w:pPr>
      <w:r w:rsidDel="00000000" w:rsidR="00000000" w:rsidRPr="00000000">
        <w:rPr>
          <w:rtl w:val="0"/>
        </w:rPr>
        <w:t xml:space="preserve">Histórico/Objetivo </w:t>
        <w:br w:type="textWrapping"/>
      </w:r>
    </w:p>
    <w:p w:rsidR="00000000" w:rsidDel="00000000" w:rsidP="00000000" w:rsidRDefault="00000000" w:rsidRPr="00000000" w14:paraId="00000047">
      <w:pPr>
        <w:rPr/>
      </w:pPr>
      <w:r w:rsidDel="00000000" w:rsidR="00000000" w:rsidRPr="00000000">
        <w:rPr>
          <w:rtl w:val="0"/>
        </w:rPr>
        <w:t xml:space="preserve">Os objetivos comerciais de alto nível do Cliente para estes Serviços Profissionais estão resumidos abaixo. </w:t>
      </w:r>
    </w:p>
    <w:p w:rsidR="00000000" w:rsidDel="00000000" w:rsidP="00000000" w:rsidRDefault="00000000" w:rsidRPr="00000000" w14:paraId="00000048">
      <w:pPr>
        <w:numPr>
          <w:ilvl w:val="0"/>
          <w:numId w:val="270"/>
        </w:numPr>
        <w:ind w:left="720" w:hanging="360"/>
        <w:rPr/>
      </w:pPr>
      <w:r w:rsidDel="00000000" w:rsidR="00000000" w:rsidRPr="00000000">
        <w:rPr>
          <w:rtl w:val="0"/>
        </w:rPr>
        <w:t xml:space="preserve">Ativação do canal WhatsApp no Salesforce Financial Service Cloud </w:t>
      </w:r>
    </w:p>
    <w:p w:rsidR="00000000" w:rsidDel="00000000" w:rsidP="00000000" w:rsidRDefault="00000000" w:rsidRPr="00000000" w14:paraId="00000049">
      <w:pPr>
        <w:numPr>
          <w:ilvl w:val="0"/>
          <w:numId w:val="270"/>
        </w:numPr>
        <w:ind w:left="720" w:hanging="360"/>
        <w:rPr/>
      </w:pPr>
      <w:r w:rsidDel="00000000" w:rsidR="00000000" w:rsidRPr="00000000">
        <w:rPr>
          <w:rtl w:val="0"/>
        </w:rPr>
        <w:t xml:space="preserve">Implementação do Unified Customer Profile (UCP) para unificar os números de WhatsApp entre o Marketing Cloud e o Service Cloud.</w:t>
      </w:r>
    </w:p>
    <w:p w:rsidR="00000000" w:rsidDel="00000000" w:rsidP="00000000" w:rsidRDefault="00000000" w:rsidRPr="00000000" w14:paraId="0000004A">
      <w:pPr>
        <w:pStyle w:val="Heading2"/>
        <w:numPr>
          <w:ilvl w:val="1"/>
          <w:numId w:val="146"/>
        </w:numPr>
        <w:ind w:left="1026" w:hanging="576"/>
        <w:rPr/>
      </w:pPr>
      <w:r w:rsidDel="00000000" w:rsidR="00000000" w:rsidRPr="00000000">
        <w:rPr>
          <w:rtl w:val="0"/>
        </w:rPr>
        <w:t xml:space="preserve">Serviços de implementação estimados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t xml:space="preserve">A SFDC irá configurar a Aplicação conforme descrito abaixo ("Serviços de Implementação") usando a metodologia de entrega da SFDC descrita no Anexo I deste SOW.</w:t>
      </w:r>
    </w:p>
    <w:p w:rsidR="00000000" w:rsidDel="00000000" w:rsidP="00000000" w:rsidRDefault="00000000" w:rsidRPr="00000000" w14:paraId="0000004D">
      <w:pPr>
        <w:spacing w:line="240" w:lineRule="auto"/>
        <w:rPr/>
      </w:pPr>
      <w:r w:rsidDel="00000000" w:rsidR="00000000" w:rsidRPr="00000000">
        <w:rPr>
          <w:b w:val="1"/>
          <w:sz w:val="20"/>
          <w:szCs w:val="20"/>
          <w:rtl w:val="0"/>
        </w:rPr>
        <w:t xml:space="preserve">2.2.1 Tabela de Requisitos</w:t>
      </w:r>
      <w:r w:rsidDel="00000000" w:rsidR="00000000" w:rsidRPr="00000000">
        <w:rPr>
          <w:b w:val="1"/>
          <w:sz w:val="22"/>
          <w:szCs w:val="22"/>
          <w:rtl w:val="0"/>
        </w:rPr>
        <w:br w:type="textWrapping"/>
      </w:r>
      <w:r w:rsidDel="00000000" w:rsidR="00000000" w:rsidRPr="00000000">
        <w:rPr>
          <w:rtl w:val="0"/>
        </w:rPr>
        <w:t xml:space="preserve">A tabela a seguir apresenta os requisitos e sua classificação de criticidade fornecida pelo Sicredi.</w:t>
      </w:r>
    </w:p>
    <w:p w:rsidR="00000000" w:rsidDel="00000000" w:rsidP="00000000" w:rsidRDefault="00000000" w:rsidRPr="00000000" w14:paraId="0000004E">
      <w:pPr>
        <w:numPr>
          <w:ilvl w:val="0"/>
          <w:numId w:val="32"/>
        </w:numPr>
        <w:ind w:left="720" w:hanging="36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Os Requisitos Mandatórios são aqueles em que a Salesforce irá focar imediatamente, pois são considerados necessários para iniciar os atendimentos dentro da plataforma. Os requisitos que "Podem Esperar" e os "Desejáveis" serão colocados como prioridade secundária  e serão atendidos assim que todos os requisitos mandatórios forem concluídos. Para uma organização e visão mais assertiva de quando cada requisito será entregue, durante a etapa de desenho da solução, o time da Salesforce, junto com o Sicredi, elaborará um cronograma detalhado. </w:t>
      </w:r>
      <w:r w:rsidDel="00000000" w:rsidR="00000000" w:rsidRPr="00000000">
        <w:rPr>
          <w:rtl w:val="0"/>
        </w:rPr>
        <w:t xml:space="preserve">Esse cronograma será formalizado ao fim da etapa de desenho e será anexado a este contrato</w:t>
      </w:r>
      <w:r w:rsidDel="00000000" w:rsidR="00000000" w:rsidRPr="00000000">
        <w:rPr>
          <w:rtl w:val="0"/>
        </w:rPr>
        <w:t xml:space="preserve">.</w:t>
        <w:br w:type="textWrapping"/>
        <w:br w:type="textWrapping"/>
        <w:t xml:space="preserve">Os requisitos descritos na tabela abaixo estão detalhados no Anexo 3 deste documento e serão usados como base para a implementação do Salesforce. </w:t>
      </w:r>
    </w:p>
    <w:tbl>
      <w:tblPr>
        <w:tblStyle w:val="Table3"/>
        <w:tblW w:w="10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
        <w:gridCol w:w="4136"/>
        <w:gridCol w:w="1239"/>
        <w:gridCol w:w="1373"/>
        <w:gridCol w:w="1616"/>
        <w:gridCol w:w="1616"/>
        <w:tblGridChange w:id="0">
          <w:tblGrid>
            <w:gridCol w:w="485"/>
            <w:gridCol w:w="4136"/>
            <w:gridCol w:w="1239"/>
            <w:gridCol w:w="1373"/>
            <w:gridCol w:w="1616"/>
            <w:gridCol w:w="1616"/>
          </w:tblGrid>
        </w:tblGridChange>
      </w:tblGrid>
      <w:tr>
        <w:trPr>
          <w:cantSplit w:val="1"/>
          <w:trHeight w:val="315" w:hRule="atLeast"/>
          <w:tblHeader w:val="1"/>
        </w:trPr>
        <w:tc>
          <w:tcPr>
            <w:tcBorders>
              <w:top w:color="cccccc" w:space="0" w:sz="6" w:val="single"/>
              <w:left w:color="cccccc" w:space="0" w:sz="6" w:val="single"/>
              <w:bottom w:color="cccccc" w:space="0" w:sz="6" w:val="single"/>
              <w:right w:color="cccccc"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050">
            <w:pPr>
              <w:jc w:val="center"/>
              <w:rPr>
                <w:sz w:val="16"/>
                <w:szCs w:val="16"/>
              </w:rPr>
            </w:pPr>
            <w:r w:rsidDel="00000000" w:rsidR="00000000" w:rsidRPr="00000000">
              <w:rPr>
                <w:b w:val="1"/>
                <w:sz w:val="16"/>
                <w:szCs w:val="16"/>
                <w:rtl w:val="0"/>
              </w:rPr>
              <w:t xml:space="preserve">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051">
            <w:pPr>
              <w:rPr>
                <w:sz w:val="16"/>
                <w:szCs w:val="16"/>
              </w:rPr>
            </w:pPr>
            <w:r w:rsidDel="00000000" w:rsidR="00000000" w:rsidRPr="00000000">
              <w:rPr>
                <w:b w:val="1"/>
                <w:sz w:val="16"/>
                <w:szCs w:val="16"/>
                <w:rtl w:val="0"/>
              </w:rPr>
              <w:t xml:space="preserve">Item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052">
            <w:pPr>
              <w:rPr>
                <w:sz w:val="16"/>
                <w:szCs w:val="16"/>
              </w:rPr>
            </w:pPr>
            <w:r w:rsidDel="00000000" w:rsidR="00000000" w:rsidRPr="00000000">
              <w:rPr>
                <w:b w:val="1"/>
                <w:sz w:val="16"/>
                <w:szCs w:val="16"/>
                <w:rtl w:val="0"/>
              </w:rPr>
              <w:t xml:space="preserve">Criticidade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053">
            <w:pPr>
              <w:jc w:val="left"/>
              <w:rPr>
                <w:sz w:val="16"/>
                <w:szCs w:val="16"/>
              </w:rPr>
            </w:pPr>
            <w:r w:rsidDel="00000000" w:rsidR="00000000" w:rsidRPr="00000000">
              <w:rPr>
                <w:b w:val="1"/>
                <w:sz w:val="16"/>
                <w:szCs w:val="16"/>
                <w:rtl w:val="0"/>
              </w:rPr>
              <w:t xml:space="preserve">Aderência à Plataforma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054">
            <w:pPr>
              <w:rPr>
                <w:sz w:val="16"/>
                <w:szCs w:val="16"/>
              </w:rPr>
            </w:pPr>
            <w:r w:rsidDel="00000000" w:rsidR="00000000" w:rsidRPr="00000000">
              <w:rPr>
                <w:b w:val="1"/>
                <w:sz w:val="16"/>
                <w:szCs w:val="16"/>
                <w:rtl w:val="0"/>
              </w:rPr>
              <w:t xml:space="preserve">Solução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055">
            <w:pPr>
              <w:rPr>
                <w:b w:val="1"/>
                <w:sz w:val="16"/>
                <w:szCs w:val="16"/>
              </w:rPr>
            </w:pPr>
            <w:r w:rsidDel="00000000" w:rsidR="00000000" w:rsidRPr="00000000">
              <w:rPr>
                <w:b w:val="1"/>
                <w:sz w:val="16"/>
                <w:szCs w:val="16"/>
                <w:rtl w:val="0"/>
              </w:rPr>
              <w:t xml:space="preserve">Complexidade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jc w:val="center"/>
              <w:rPr>
                <w:sz w:val="16"/>
                <w:szCs w:val="16"/>
              </w:rPr>
            </w:pPr>
            <w:r w:rsidDel="00000000" w:rsidR="00000000" w:rsidRPr="00000000">
              <w:rPr>
                <w:sz w:val="16"/>
                <w:szCs w:val="16"/>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7">
            <w:pPr>
              <w:rPr>
                <w:sz w:val="16"/>
                <w:szCs w:val="16"/>
              </w:rPr>
            </w:pPr>
            <w:r w:rsidDel="00000000" w:rsidR="00000000" w:rsidRPr="00000000">
              <w:rPr>
                <w:sz w:val="16"/>
                <w:szCs w:val="16"/>
                <w:rtl w:val="0"/>
              </w:rPr>
              <w:t xml:space="preserve">Aplicativo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8">
            <w:pPr>
              <w:rPr>
                <w:sz w:val="16"/>
                <w:szCs w:val="16"/>
              </w:rPr>
            </w:pPr>
            <w:r w:rsidDel="00000000" w:rsidR="00000000" w:rsidRPr="00000000">
              <w:rPr>
                <w:sz w:val="16"/>
                <w:szCs w:val="16"/>
                <w:rtl w:val="0"/>
              </w:rPr>
              <w:t xml:space="preserve">Desejável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9">
            <w:pPr>
              <w:rPr>
                <w:sz w:val="16"/>
                <w:szCs w:val="16"/>
              </w:rPr>
            </w:pPr>
            <w:r w:rsidDel="00000000" w:rsidR="00000000" w:rsidRPr="00000000">
              <w:rPr>
                <w:sz w:val="16"/>
                <w:szCs w:val="16"/>
                <w:rtl w:val="0"/>
              </w:rPr>
              <w:t xml:space="preserve">Atende Parcial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A">
            <w:pPr>
              <w:rPr>
                <w:sz w:val="16"/>
                <w:szCs w:val="16"/>
              </w:rPr>
            </w:pPr>
            <w:r w:rsidDel="00000000" w:rsidR="00000000" w:rsidRPr="00000000">
              <w:rPr>
                <w:sz w:val="16"/>
                <w:szCs w:val="16"/>
                <w:rtl w:val="0"/>
              </w:rPr>
              <w:t xml:space="preserve">Parametrização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5B">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jc w:val="center"/>
              <w:rPr>
                <w:sz w:val="16"/>
                <w:szCs w:val="16"/>
              </w:rPr>
            </w:pPr>
            <w:r w:rsidDel="00000000" w:rsidR="00000000" w:rsidRPr="00000000">
              <w:rPr>
                <w:sz w:val="16"/>
                <w:szCs w:val="16"/>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D">
            <w:pPr>
              <w:rPr>
                <w:sz w:val="16"/>
                <w:szCs w:val="16"/>
              </w:rPr>
            </w:pPr>
            <w:r w:rsidDel="00000000" w:rsidR="00000000" w:rsidRPr="00000000">
              <w:rPr>
                <w:sz w:val="16"/>
                <w:szCs w:val="16"/>
                <w:rtl w:val="0"/>
              </w:rPr>
              <w:t xml:space="preserve">Menus personalizados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rPr>
                <w:sz w:val="16"/>
                <w:szCs w:val="16"/>
              </w:rPr>
            </w:pPr>
            <w:r w:rsidDel="00000000" w:rsidR="00000000" w:rsidRPr="00000000">
              <w:rPr>
                <w:sz w:val="16"/>
                <w:szCs w:val="16"/>
                <w:rtl w:val="0"/>
              </w:rPr>
              <w:t xml:space="preserve">Desejável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F">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0">
            <w:pPr>
              <w:rPr>
                <w:sz w:val="16"/>
                <w:szCs w:val="16"/>
              </w:rPr>
            </w:pPr>
            <w:r w:rsidDel="00000000" w:rsidR="00000000" w:rsidRPr="00000000">
              <w:rPr>
                <w:sz w:val="16"/>
                <w:szCs w:val="16"/>
                <w:rtl w:val="0"/>
              </w:rPr>
              <w:t xml:space="preserve">Parametrização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61">
            <w:pPr>
              <w:widowControl w:val="0"/>
              <w:spacing w:line="276" w:lineRule="auto"/>
              <w:jc w:val="center"/>
              <w:rPr>
                <w:sz w:val="16"/>
                <w:szCs w:val="16"/>
              </w:rPr>
            </w:pPr>
            <w:r w:rsidDel="00000000" w:rsidR="00000000" w:rsidRPr="00000000">
              <w:rPr>
                <w:sz w:val="16"/>
                <w:szCs w:val="16"/>
                <w:rtl w:val="0"/>
              </w:rPr>
              <w:t xml:space="preserve">5 - XXL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2">
            <w:pPr>
              <w:jc w:val="center"/>
              <w:rPr>
                <w:sz w:val="16"/>
                <w:szCs w:val="16"/>
              </w:rPr>
            </w:pPr>
            <w:r w:rsidDel="00000000" w:rsidR="00000000" w:rsidRPr="00000000">
              <w:rPr>
                <w:sz w:val="16"/>
                <w:szCs w:val="16"/>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3">
            <w:pPr>
              <w:rPr>
                <w:sz w:val="16"/>
                <w:szCs w:val="16"/>
              </w:rPr>
            </w:pPr>
            <w:r w:rsidDel="00000000" w:rsidR="00000000" w:rsidRPr="00000000">
              <w:rPr>
                <w:sz w:val="16"/>
                <w:szCs w:val="16"/>
                <w:rtl w:val="0"/>
              </w:rPr>
              <w:t xml:space="preserve">Transferência entre habilidades/skill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rPr>
                <w:sz w:val="16"/>
                <w:szCs w:val="16"/>
              </w:rPr>
            </w:pPr>
            <w:r w:rsidDel="00000000" w:rsidR="00000000" w:rsidRPr="00000000">
              <w:rPr>
                <w:sz w:val="16"/>
                <w:szCs w:val="16"/>
                <w:rtl w:val="0"/>
              </w:rPr>
              <w:t xml:space="preserve">Desejável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6">
            <w:pPr>
              <w:rPr>
                <w:sz w:val="16"/>
                <w:szCs w:val="16"/>
              </w:rPr>
            </w:pPr>
            <w:r w:rsidDel="00000000" w:rsidR="00000000" w:rsidRPr="00000000">
              <w:rPr>
                <w:sz w:val="16"/>
                <w:szCs w:val="16"/>
                <w:rtl w:val="0"/>
              </w:rPr>
              <w:t xml:space="preserve">Parametrização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67">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jc w:val="center"/>
              <w:rPr>
                <w:sz w:val="16"/>
                <w:szCs w:val="16"/>
              </w:rPr>
            </w:pPr>
            <w:r w:rsidDel="00000000" w:rsidR="00000000" w:rsidRPr="00000000">
              <w:rPr>
                <w:sz w:val="16"/>
                <w:szCs w:val="16"/>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9">
            <w:pPr>
              <w:rPr>
                <w:sz w:val="16"/>
                <w:szCs w:val="16"/>
              </w:rPr>
            </w:pPr>
            <w:r w:rsidDel="00000000" w:rsidR="00000000" w:rsidRPr="00000000">
              <w:rPr>
                <w:sz w:val="16"/>
                <w:szCs w:val="16"/>
                <w:rtl w:val="0"/>
              </w:rPr>
              <w:t xml:space="preserve">UI (tela do atendimento)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rPr>
                <w:sz w:val="16"/>
                <w:szCs w:val="16"/>
              </w:rPr>
            </w:pPr>
            <w:r w:rsidDel="00000000" w:rsidR="00000000" w:rsidRPr="00000000">
              <w:rPr>
                <w:sz w:val="16"/>
                <w:szCs w:val="16"/>
                <w:rtl w:val="0"/>
              </w:rPr>
              <w:t xml:space="preserve">Desejável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B">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C">
            <w:pPr>
              <w:rPr>
                <w:sz w:val="16"/>
                <w:szCs w:val="16"/>
              </w:rPr>
            </w:pPr>
            <w:r w:rsidDel="00000000" w:rsidR="00000000" w:rsidRPr="00000000">
              <w:rPr>
                <w:sz w:val="16"/>
                <w:szCs w:val="16"/>
                <w:rtl w:val="0"/>
              </w:rPr>
              <w:t xml:space="preserve">Parametrização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6D">
            <w:pPr>
              <w:widowControl w:val="0"/>
              <w:spacing w:line="276" w:lineRule="auto"/>
              <w:jc w:val="center"/>
              <w:rPr>
                <w:sz w:val="16"/>
                <w:szCs w:val="16"/>
              </w:rPr>
            </w:pPr>
            <w:r w:rsidDel="00000000" w:rsidR="00000000" w:rsidRPr="00000000">
              <w:rPr>
                <w:sz w:val="16"/>
                <w:szCs w:val="16"/>
                <w:rtl w:val="0"/>
              </w:rPr>
              <w:t xml:space="preserve">2 - 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E">
            <w:pPr>
              <w:jc w:val="center"/>
              <w:rPr>
                <w:sz w:val="16"/>
                <w:szCs w:val="16"/>
              </w:rPr>
            </w:pPr>
            <w:r w:rsidDel="00000000" w:rsidR="00000000" w:rsidRPr="00000000">
              <w:rPr>
                <w:sz w:val="16"/>
                <w:szCs w:val="16"/>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F">
            <w:pPr>
              <w:rPr>
                <w:sz w:val="16"/>
                <w:szCs w:val="16"/>
              </w:rPr>
            </w:pPr>
            <w:r w:rsidDel="00000000" w:rsidR="00000000" w:rsidRPr="00000000">
              <w:rPr>
                <w:sz w:val="16"/>
                <w:szCs w:val="16"/>
                <w:rtl w:val="0"/>
              </w:rPr>
              <w:t xml:space="preserve">Respostas rápidas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0">
            <w:pPr>
              <w:rPr>
                <w:sz w:val="16"/>
                <w:szCs w:val="16"/>
              </w:rPr>
            </w:pPr>
            <w:r w:rsidDel="00000000" w:rsidR="00000000" w:rsidRPr="00000000">
              <w:rPr>
                <w:sz w:val="16"/>
                <w:szCs w:val="16"/>
                <w:rtl w:val="0"/>
              </w:rPr>
              <w:t xml:space="preserve">Desejável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1">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2">
            <w:pPr>
              <w:rPr>
                <w:sz w:val="16"/>
                <w:szCs w:val="16"/>
              </w:rPr>
            </w:pPr>
            <w:r w:rsidDel="00000000" w:rsidR="00000000" w:rsidRPr="00000000">
              <w:rPr>
                <w:sz w:val="16"/>
                <w:szCs w:val="16"/>
                <w:rtl w:val="0"/>
              </w:rPr>
              <w:t xml:space="preserve">Parametrização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73">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4">
            <w:pPr>
              <w:jc w:val="center"/>
              <w:rPr>
                <w:sz w:val="16"/>
                <w:szCs w:val="16"/>
              </w:rPr>
            </w:pPr>
            <w:r w:rsidDel="00000000" w:rsidR="00000000" w:rsidRPr="00000000">
              <w:rPr>
                <w:sz w:val="16"/>
                <w:szCs w:val="16"/>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5">
            <w:pPr>
              <w:rPr>
                <w:sz w:val="16"/>
                <w:szCs w:val="16"/>
              </w:rPr>
            </w:pPr>
            <w:r w:rsidDel="00000000" w:rsidR="00000000" w:rsidRPr="00000000">
              <w:rPr>
                <w:sz w:val="16"/>
                <w:szCs w:val="16"/>
                <w:rtl w:val="0"/>
              </w:rPr>
              <w:t xml:space="preserve">Ocultar mensagem sensível na plataforma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6">
            <w:pPr>
              <w:rPr>
                <w:sz w:val="16"/>
                <w:szCs w:val="16"/>
              </w:rPr>
            </w:pPr>
            <w:r w:rsidDel="00000000" w:rsidR="00000000" w:rsidRPr="00000000">
              <w:rPr>
                <w:sz w:val="16"/>
                <w:szCs w:val="16"/>
                <w:rtl w:val="0"/>
              </w:rPr>
              <w:t xml:space="preserve">Desejável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7">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8">
            <w:pPr>
              <w:rPr>
                <w:sz w:val="16"/>
                <w:szCs w:val="16"/>
              </w:rPr>
            </w:pPr>
            <w:r w:rsidDel="00000000" w:rsidR="00000000" w:rsidRPr="00000000">
              <w:rPr>
                <w:sz w:val="16"/>
                <w:szCs w:val="16"/>
                <w:rtl w:val="0"/>
              </w:rPr>
              <w:t xml:space="preserve">Customização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79">
            <w:pPr>
              <w:widowControl w:val="0"/>
              <w:spacing w:line="276" w:lineRule="auto"/>
              <w:jc w:val="center"/>
              <w:rPr>
                <w:sz w:val="16"/>
                <w:szCs w:val="16"/>
              </w:rPr>
            </w:pPr>
            <w:r w:rsidDel="00000000" w:rsidR="00000000" w:rsidRPr="00000000">
              <w:rPr>
                <w:sz w:val="16"/>
                <w:szCs w:val="16"/>
                <w:rtl w:val="0"/>
              </w:rPr>
              <w:t xml:space="preserve">3 - 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A">
            <w:pPr>
              <w:jc w:val="center"/>
              <w:rPr>
                <w:sz w:val="16"/>
                <w:szCs w:val="16"/>
              </w:rPr>
            </w:pPr>
            <w:r w:rsidDel="00000000" w:rsidR="00000000" w:rsidRPr="00000000">
              <w:rPr>
                <w:sz w:val="16"/>
                <w:szCs w:val="16"/>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B">
            <w:pPr>
              <w:rPr>
                <w:sz w:val="16"/>
                <w:szCs w:val="16"/>
              </w:rPr>
            </w:pPr>
            <w:r w:rsidDel="00000000" w:rsidR="00000000" w:rsidRPr="00000000">
              <w:rPr>
                <w:sz w:val="16"/>
                <w:szCs w:val="16"/>
                <w:rtl w:val="0"/>
              </w:rPr>
              <w:t xml:space="preserve">Logs da conversa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C">
            <w:pPr>
              <w:rPr>
                <w:sz w:val="16"/>
                <w:szCs w:val="16"/>
              </w:rPr>
            </w:pPr>
            <w:r w:rsidDel="00000000" w:rsidR="00000000" w:rsidRPr="00000000">
              <w:rPr>
                <w:sz w:val="16"/>
                <w:szCs w:val="16"/>
                <w:rtl w:val="0"/>
              </w:rPr>
              <w:t xml:space="preserve">Desejável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D">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E">
            <w:pPr>
              <w:rPr>
                <w:sz w:val="16"/>
                <w:szCs w:val="16"/>
              </w:rPr>
            </w:pPr>
            <w:r w:rsidDel="00000000" w:rsidR="00000000" w:rsidRPr="00000000">
              <w:rPr>
                <w:sz w:val="16"/>
                <w:szCs w:val="16"/>
                <w:rtl w:val="0"/>
              </w:rPr>
              <w:t xml:space="preserve">Customização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7F">
            <w:pPr>
              <w:widowControl w:val="0"/>
              <w:spacing w:line="276" w:lineRule="auto"/>
              <w:jc w:val="center"/>
              <w:rPr>
                <w:sz w:val="16"/>
                <w:szCs w:val="16"/>
              </w:rPr>
            </w:pPr>
            <w:r w:rsidDel="00000000" w:rsidR="00000000" w:rsidRPr="00000000">
              <w:rPr>
                <w:sz w:val="16"/>
                <w:szCs w:val="16"/>
                <w:rtl w:val="0"/>
              </w:rPr>
              <w:t xml:space="preserve">2 - 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0">
            <w:pPr>
              <w:jc w:val="center"/>
              <w:rPr>
                <w:sz w:val="16"/>
                <w:szCs w:val="16"/>
              </w:rPr>
            </w:pPr>
            <w:r w:rsidDel="00000000" w:rsidR="00000000" w:rsidRPr="00000000">
              <w:rPr>
                <w:sz w:val="16"/>
                <w:szCs w:val="16"/>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1">
            <w:pPr>
              <w:rPr>
                <w:sz w:val="16"/>
                <w:szCs w:val="16"/>
              </w:rPr>
            </w:pPr>
            <w:r w:rsidDel="00000000" w:rsidR="00000000" w:rsidRPr="00000000">
              <w:rPr>
                <w:sz w:val="16"/>
                <w:szCs w:val="16"/>
                <w:rtl w:val="0"/>
              </w:rPr>
              <w:t xml:space="preserve">Mídias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2">
            <w:pPr>
              <w:rPr>
                <w:sz w:val="16"/>
                <w:szCs w:val="16"/>
              </w:rPr>
            </w:pPr>
            <w:r w:rsidDel="00000000" w:rsidR="00000000" w:rsidRPr="00000000">
              <w:rPr>
                <w:sz w:val="16"/>
                <w:szCs w:val="16"/>
                <w:rtl w:val="0"/>
              </w:rPr>
              <w:t xml:space="preserve">Desejável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3">
            <w:pPr>
              <w:rPr>
                <w:sz w:val="16"/>
                <w:szCs w:val="16"/>
              </w:rPr>
            </w:pPr>
            <w:r w:rsidDel="00000000" w:rsidR="00000000" w:rsidRPr="00000000">
              <w:rPr>
                <w:sz w:val="16"/>
                <w:szCs w:val="16"/>
                <w:rtl w:val="0"/>
              </w:rPr>
              <w:t xml:space="preserve">Atende Parcial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4">
            <w:pPr>
              <w:rPr>
                <w:sz w:val="16"/>
                <w:szCs w:val="16"/>
              </w:rPr>
            </w:pPr>
            <w:r w:rsidDel="00000000" w:rsidR="00000000" w:rsidRPr="00000000">
              <w:rPr>
                <w:sz w:val="16"/>
                <w:szCs w:val="16"/>
                <w:rtl w:val="0"/>
              </w:rPr>
              <w:t xml:space="preserve">Nativo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85">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6">
            <w:pPr>
              <w:jc w:val="center"/>
              <w:rPr>
                <w:sz w:val="16"/>
                <w:szCs w:val="16"/>
              </w:rPr>
            </w:pPr>
            <w:r w:rsidDel="00000000" w:rsidR="00000000" w:rsidRPr="00000000">
              <w:rPr>
                <w:sz w:val="16"/>
                <w:szCs w:val="16"/>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7">
            <w:pPr>
              <w:rPr>
                <w:sz w:val="16"/>
                <w:szCs w:val="16"/>
              </w:rPr>
            </w:pPr>
            <w:r w:rsidDel="00000000" w:rsidR="00000000" w:rsidRPr="00000000">
              <w:rPr>
                <w:sz w:val="16"/>
                <w:szCs w:val="16"/>
                <w:rtl w:val="0"/>
              </w:rPr>
              <w:t xml:space="preserve">Exportar a conversa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8">
            <w:pPr>
              <w:rPr>
                <w:sz w:val="16"/>
                <w:szCs w:val="16"/>
              </w:rPr>
            </w:pPr>
            <w:r w:rsidDel="00000000" w:rsidR="00000000" w:rsidRPr="00000000">
              <w:rPr>
                <w:sz w:val="16"/>
                <w:szCs w:val="16"/>
                <w:rtl w:val="0"/>
              </w:rPr>
              <w:t xml:space="preserve">Desejável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9">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A">
            <w:pPr>
              <w:rPr>
                <w:sz w:val="16"/>
                <w:szCs w:val="16"/>
              </w:rPr>
            </w:pPr>
            <w:r w:rsidDel="00000000" w:rsidR="00000000" w:rsidRPr="00000000">
              <w:rPr>
                <w:sz w:val="16"/>
                <w:szCs w:val="16"/>
                <w:rtl w:val="0"/>
              </w:rPr>
              <w:t xml:space="preserve">Customização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8B">
            <w:pPr>
              <w:widowControl w:val="0"/>
              <w:spacing w:line="276" w:lineRule="auto"/>
              <w:jc w:val="center"/>
              <w:rPr>
                <w:sz w:val="16"/>
                <w:szCs w:val="16"/>
              </w:rPr>
            </w:pPr>
            <w:r w:rsidDel="00000000" w:rsidR="00000000" w:rsidRPr="00000000">
              <w:rPr>
                <w:sz w:val="16"/>
                <w:szCs w:val="16"/>
                <w:rtl w:val="0"/>
              </w:rPr>
              <w:t xml:space="preserve">2 - 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C">
            <w:pPr>
              <w:jc w:val="center"/>
              <w:rPr>
                <w:sz w:val="16"/>
                <w:szCs w:val="16"/>
              </w:rPr>
            </w:pPr>
            <w:r w:rsidDel="00000000" w:rsidR="00000000" w:rsidRPr="00000000">
              <w:rPr>
                <w:sz w:val="16"/>
                <w:szCs w:val="16"/>
                <w:rtl w:val="0"/>
              </w:rPr>
              <w:t xml:space="preserve">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D">
            <w:pPr>
              <w:rPr>
                <w:sz w:val="16"/>
                <w:szCs w:val="16"/>
              </w:rPr>
            </w:pPr>
            <w:r w:rsidDel="00000000" w:rsidR="00000000" w:rsidRPr="00000000">
              <w:rPr>
                <w:sz w:val="16"/>
                <w:szCs w:val="16"/>
                <w:rtl w:val="0"/>
              </w:rPr>
              <w:t xml:space="preserve">Notificações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E">
            <w:pPr>
              <w:rPr>
                <w:sz w:val="16"/>
                <w:szCs w:val="16"/>
              </w:rPr>
            </w:pPr>
            <w:r w:rsidDel="00000000" w:rsidR="00000000" w:rsidRPr="00000000">
              <w:rPr>
                <w:sz w:val="16"/>
                <w:szCs w:val="16"/>
                <w:rtl w:val="0"/>
              </w:rPr>
              <w:t xml:space="preserve">Desejável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F">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0">
            <w:pPr>
              <w:rPr>
                <w:sz w:val="16"/>
                <w:szCs w:val="16"/>
              </w:rPr>
            </w:pPr>
            <w:r w:rsidDel="00000000" w:rsidR="00000000" w:rsidRPr="00000000">
              <w:rPr>
                <w:sz w:val="16"/>
                <w:szCs w:val="16"/>
                <w:rtl w:val="0"/>
              </w:rPr>
              <w:t xml:space="preserve">Customização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91">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2">
            <w:pPr>
              <w:jc w:val="center"/>
              <w:rPr>
                <w:sz w:val="16"/>
                <w:szCs w:val="16"/>
              </w:rPr>
            </w:pPr>
            <w:r w:rsidDel="00000000" w:rsidR="00000000" w:rsidRPr="00000000">
              <w:rPr>
                <w:sz w:val="16"/>
                <w:szCs w:val="16"/>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3">
            <w:pPr>
              <w:rPr>
                <w:sz w:val="16"/>
                <w:szCs w:val="16"/>
              </w:rPr>
            </w:pPr>
            <w:r w:rsidDel="00000000" w:rsidR="00000000" w:rsidRPr="00000000">
              <w:rPr>
                <w:sz w:val="16"/>
                <w:szCs w:val="16"/>
                <w:rtl w:val="0"/>
              </w:rPr>
              <w:t xml:space="preserve">Consumo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4">
            <w:pPr>
              <w:rPr>
                <w:sz w:val="16"/>
                <w:szCs w:val="16"/>
              </w:rPr>
            </w:pPr>
            <w:r w:rsidDel="00000000" w:rsidR="00000000" w:rsidRPr="00000000">
              <w:rPr>
                <w:sz w:val="16"/>
                <w:szCs w:val="16"/>
                <w:rtl w:val="0"/>
              </w:rPr>
              <w:t xml:space="preserve">Desejável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5">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6">
            <w:pPr>
              <w:rPr>
                <w:sz w:val="16"/>
                <w:szCs w:val="16"/>
              </w:rPr>
            </w:pPr>
            <w:r w:rsidDel="00000000" w:rsidR="00000000" w:rsidRPr="00000000">
              <w:rPr>
                <w:sz w:val="16"/>
                <w:szCs w:val="16"/>
                <w:rtl w:val="0"/>
              </w:rPr>
              <w:t xml:space="preserve">Parametrização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97">
            <w:pPr>
              <w:widowControl w:val="0"/>
              <w:spacing w:line="276" w:lineRule="auto"/>
              <w:jc w:val="center"/>
              <w:rPr>
                <w:sz w:val="16"/>
                <w:szCs w:val="16"/>
              </w:rPr>
            </w:pPr>
            <w:r w:rsidDel="00000000" w:rsidR="00000000" w:rsidRPr="00000000">
              <w:rPr>
                <w:sz w:val="16"/>
                <w:szCs w:val="16"/>
                <w:rtl w:val="0"/>
              </w:rPr>
              <w:t xml:space="preserve">2 - 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8">
            <w:pPr>
              <w:jc w:val="center"/>
              <w:rPr>
                <w:sz w:val="16"/>
                <w:szCs w:val="16"/>
              </w:rPr>
            </w:pPr>
            <w:r w:rsidDel="00000000" w:rsidR="00000000" w:rsidRPr="00000000">
              <w:rPr>
                <w:sz w:val="16"/>
                <w:szCs w:val="16"/>
                <w:rtl w:val="0"/>
              </w:rPr>
              <w:t xml:space="preserve">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9">
            <w:pPr>
              <w:rPr>
                <w:sz w:val="16"/>
                <w:szCs w:val="16"/>
              </w:rPr>
            </w:pPr>
            <w:r w:rsidDel="00000000" w:rsidR="00000000" w:rsidRPr="00000000">
              <w:rPr>
                <w:sz w:val="16"/>
                <w:szCs w:val="16"/>
                <w:rtl w:val="0"/>
              </w:rPr>
              <w:t xml:space="preserve">Relatórios de billing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A">
            <w:pPr>
              <w:rPr>
                <w:sz w:val="16"/>
                <w:szCs w:val="16"/>
              </w:rPr>
            </w:pPr>
            <w:r w:rsidDel="00000000" w:rsidR="00000000" w:rsidRPr="00000000">
              <w:rPr>
                <w:sz w:val="16"/>
                <w:szCs w:val="16"/>
                <w:rtl w:val="0"/>
              </w:rPr>
              <w:t xml:space="preserve">Desejável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B">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C">
            <w:pPr>
              <w:rPr>
                <w:sz w:val="16"/>
                <w:szCs w:val="16"/>
              </w:rPr>
            </w:pPr>
            <w:r w:rsidDel="00000000" w:rsidR="00000000" w:rsidRPr="00000000">
              <w:rPr>
                <w:sz w:val="16"/>
                <w:szCs w:val="16"/>
                <w:rtl w:val="0"/>
              </w:rPr>
              <w:t xml:space="preserve">Parametrização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9D">
            <w:pPr>
              <w:widowControl w:val="0"/>
              <w:spacing w:line="276" w:lineRule="auto"/>
              <w:jc w:val="center"/>
              <w:rPr>
                <w:sz w:val="16"/>
                <w:szCs w:val="16"/>
              </w:rPr>
            </w:pPr>
            <w:r w:rsidDel="00000000" w:rsidR="00000000" w:rsidRPr="00000000">
              <w:rPr>
                <w:sz w:val="16"/>
                <w:szCs w:val="16"/>
                <w:rtl w:val="0"/>
              </w:rPr>
              <w:t xml:space="preserve">2 - 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E">
            <w:pPr>
              <w:jc w:val="center"/>
              <w:rPr>
                <w:sz w:val="16"/>
                <w:szCs w:val="16"/>
              </w:rPr>
            </w:pPr>
            <w:r w:rsidDel="00000000" w:rsidR="00000000" w:rsidRPr="00000000">
              <w:rPr>
                <w:sz w:val="16"/>
                <w:szCs w:val="16"/>
                <w:rtl w:val="0"/>
              </w:rPr>
              <w:t xml:space="preserve">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F">
            <w:pPr>
              <w:rPr>
                <w:sz w:val="16"/>
                <w:szCs w:val="16"/>
              </w:rPr>
            </w:pPr>
            <w:r w:rsidDel="00000000" w:rsidR="00000000" w:rsidRPr="00000000">
              <w:rPr>
                <w:sz w:val="16"/>
                <w:szCs w:val="16"/>
                <w:rtl w:val="0"/>
              </w:rPr>
              <w:t xml:space="preserve">Número único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0">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1">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2">
            <w:pPr>
              <w:rPr>
                <w:sz w:val="16"/>
                <w:szCs w:val="16"/>
              </w:rPr>
            </w:pPr>
            <w:r w:rsidDel="00000000" w:rsidR="00000000" w:rsidRPr="00000000">
              <w:rPr>
                <w:sz w:val="16"/>
                <w:szCs w:val="16"/>
                <w:rtl w:val="0"/>
              </w:rPr>
              <w:t xml:space="preserve">Nativo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A3">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171"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4">
            <w:pPr>
              <w:jc w:val="center"/>
              <w:rPr>
                <w:sz w:val="16"/>
                <w:szCs w:val="16"/>
              </w:rPr>
            </w:pPr>
            <w:r w:rsidDel="00000000" w:rsidR="00000000" w:rsidRPr="00000000">
              <w:rPr>
                <w:sz w:val="16"/>
                <w:szCs w:val="16"/>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5">
            <w:pPr>
              <w:rPr>
                <w:sz w:val="16"/>
                <w:szCs w:val="16"/>
              </w:rPr>
            </w:pPr>
            <w:r w:rsidDel="00000000" w:rsidR="00000000" w:rsidRPr="00000000">
              <w:rPr>
                <w:sz w:val="16"/>
                <w:szCs w:val="16"/>
                <w:rtl w:val="0"/>
              </w:rPr>
              <w:t xml:space="preserve">Histórico de conversas na Salesforce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6">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7">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8">
            <w:pPr>
              <w:rPr>
                <w:sz w:val="16"/>
                <w:szCs w:val="16"/>
              </w:rPr>
            </w:pPr>
            <w:r w:rsidDel="00000000" w:rsidR="00000000" w:rsidRPr="00000000">
              <w:rPr>
                <w:sz w:val="16"/>
                <w:szCs w:val="16"/>
                <w:rtl w:val="0"/>
              </w:rPr>
              <w:t xml:space="preserve">Nativo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A9">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A">
            <w:pPr>
              <w:jc w:val="center"/>
              <w:rPr>
                <w:sz w:val="16"/>
                <w:szCs w:val="16"/>
              </w:rPr>
            </w:pPr>
            <w:r w:rsidDel="00000000" w:rsidR="00000000" w:rsidRPr="00000000">
              <w:rPr>
                <w:sz w:val="16"/>
                <w:szCs w:val="16"/>
                <w:rtl w:val="0"/>
              </w:rPr>
              <w:t xml:space="preserve">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B">
            <w:pPr>
              <w:rPr>
                <w:sz w:val="16"/>
                <w:szCs w:val="16"/>
              </w:rPr>
            </w:pPr>
            <w:r w:rsidDel="00000000" w:rsidR="00000000" w:rsidRPr="00000000">
              <w:rPr>
                <w:sz w:val="16"/>
                <w:szCs w:val="16"/>
                <w:rtl w:val="0"/>
              </w:rPr>
              <w:t xml:space="preserve">Dados | Em tempo real | Hierarquia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C">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D">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E">
            <w:pPr>
              <w:rPr>
                <w:sz w:val="16"/>
                <w:szCs w:val="16"/>
              </w:rPr>
            </w:pPr>
            <w:r w:rsidDel="00000000" w:rsidR="00000000" w:rsidRPr="00000000">
              <w:rPr>
                <w:sz w:val="16"/>
                <w:szCs w:val="16"/>
                <w:rtl w:val="0"/>
              </w:rPr>
              <w:t xml:space="preserve">Customização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AF">
            <w:pPr>
              <w:widowControl w:val="0"/>
              <w:spacing w:line="276" w:lineRule="auto"/>
              <w:jc w:val="center"/>
              <w:rPr>
                <w:sz w:val="16"/>
                <w:szCs w:val="16"/>
              </w:rPr>
            </w:pPr>
            <w:r w:rsidDel="00000000" w:rsidR="00000000" w:rsidRPr="00000000">
              <w:rPr>
                <w:sz w:val="16"/>
                <w:szCs w:val="16"/>
                <w:rtl w:val="0"/>
              </w:rPr>
              <w:t xml:space="preserve">3 - 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0">
            <w:pPr>
              <w:jc w:val="center"/>
              <w:rPr>
                <w:sz w:val="16"/>
                <w:szCs w:val="16"/>
              </w:rPr>
            </w:pPr>
            <w:r w:rsidDel="00000000" w:rsidR="00000000" w:rsidRPr="00000000">
              <w:rPr>
                <w:sz w:val="16"/>
                <w:szCs w:val="16"/>
                <w:rtl w:val="0"/>
              </w:rPr>
              <w:t xml:space="preserve">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1">
            <w:pPr>
              <w:rPr>
                <w:sz w:val="16"/>
                <w:szCs w:val="16"/>
              </w:rPr>
            </w:pPr>
            <w:r w:rsidDel="00000000" w:rsidR="00000000" w:rsidRPr="00000000">
              <w:rPr>
                <w:sz w:val="16"/>
                <w:szCs w:val="16"/>
                <w:rtl w:val="0"/>
              </w:rPr>
              <w:t xml:space="preserve">Dados | Em tempo real | Usuários e Sessões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2">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3">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4">
            <w:pPr>
              <w:rPr>
                <w:sz w:val="16"/>
                <w:szCs w:val="16"/>
              </w:rPr>
            </w:pPr>
            <w:r w:rsidDel="00000000" w:rsidR="00000000" w:rsidRPr="00000000">
              <w:rPr>
                <w:sz w:val="16"/>
                <w:szCs w:val="16"/>
                <w:rtl w:val="0"/>
              </w:rPr>
              <w:t xml:space="preserve">Customização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B5">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6">
            <w:pPr>
              <w:jc w:val="center"/>
              <w:rPr>
                <w:sz w:val="16"/>
                <w:szCs w:val="16"/>
              </w:rPr>
            </w:pPr>
            <w:r w:rsidDel="00000000" w:rsidR="00000000" w:rsidRPr="00000000">
              <w:rPr>
                <w:sz w:val="16"/>
                <w:szCs w:val="16"/>
                <w:rtl w:val="0"/>
              </w:rPr>
              <w:t xml:space="preserve">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7">
            <w:pPr>
              <w:rPr>
                <w:sz w:val="16"/>
                <w:szCs w:val="16"/>
              </w:rPr>
            </w:pPr>
            <w:r w:rsidDel="00000000" w:rsidR="00000000" w:rsidRPr="00000000">
              <w:rPr>
                <w:sz w:val="16"/>
                <w:szCs w:val="16"/>
                <w:rtl w:val="0"/>
              </w:rPr>
              <w:t xml:space="preserve">Dados | Em tempo real | Métricas do atendente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8">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9">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A">
            <w:pPr>
              <w:rPr>
                <w:sz w:val="16"/>
                <w:szCs w:val="16"/>
              </w:rPr>
            </w:pPr>
            <w:r w:rsidDel="00000000" w:rsidR="00000000" w:rsidRPr="00000000">
              <w:rPr>
                <w:sz w:val="16"/>
                <w:szCs w:val="16"/>
                <w:rtl w:val="0"/>
              </w:rPr>
              <w:t xml:space="preserve">Customização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BB">
            <w:pPr>
              <w:widowControl w:val="0"/>
              <w:spacing w:line="276" w:lineRule="auto"/>
              <w:jc w:val="center"/>
              <w:rPr>
                <w:sz w:val="16"/>
                <w:szCs w:val="16"/>
              </w:rPr>
            </w:pPr>
            <w:r w:rsidDel="00000000" w:rsidR="00000000" w:rsidRPr="00000000">
              <w:rPr>
                <w:sz w:val="16"/>
                <w:szCs w:val="16"/>
                <w:rtl w:val="0"/>
              </w:rPr>
              <w:t xml:space="preserve">3 - 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C">
            <w:pPr>
              <w:jc w:val="center"/>
              <w:rPr>
                <w:sz w:val="16"/>
                <w:szCs w:val="16"/>
              </w:rPr>
            </w:pPr>
            <w:r w:rsidDel="00000000" w:rsidR="00000000" w:rsidRPr="00000000">
              <w:rPr>
                <w:sz w:val="16"/>
                <w:szCs w:val="16"/>
                <w:rtl w:val="0"/>
              </w:rPr>
              <w:t xml:space="preserve">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D">
            <w:pPr>
              <w:rPr>
                <w:sz w:val="16"/>
                <w:szCs w:val="16"/>
              </w:rPr>
            </w:pPr>
            <w:r w:rsidDel="00000000" w:rsidR="00000000" w:rsidRPr="00000000">
              <w:rPr>
                <w:sz w:val="16"/>
                <w:szCs w:val="16"/>
                <w:rtl w:val="0"/>
              </w:rPr>
              <w:t xml:space="preserve">Dados | Em tempo real | Produtividade do usuário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E">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F">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0">
            <w:pPr>
              <w:rPr>
                <w:sz w:val="16"/>
                <w:szCs w:val="16"/>
              </w:rPr>
            </w:pPr>
            <w:r w:rsidDel="00000000" w:rsidR="00000000" w:rsidRPr="00000000">
              <w:rPr>
                <w:sz w:val="16"/>
                <w:szCs w:val="16"/>
                <w:rtl w:val="0"/>
              </w:rPr>
              <w:t xml:space="preserve">Customização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C1">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2">
            <w:pPr>
              <w:jc w:val="center"/>
              <w:rPr>
                <w:sz w:val="16"/>
                <w:szCs w:val="16"/>
              </w:rPr>
            </w:pPr>
            <w:r w:rsidDel="00000000" w:rsidR="00000000" w:rsidRPr="00000000">
              <w:rPr>
                <w:sz w:val="16"/>
                <w:szCs w:val="16"/>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3">
            <w:pPr>
              <w:rPr>
                <w:sz w:val="16"/>
                <w:szCs w:val="16"/>
              </w:rPr>
            </w:pPr>
            <w:r w:rsidDel="00000000" w:rsidR="00000000" w:rsidRPr="00000000">
              <w:rPr>
                <w:sz w:val="16"/>
                <w:szCs w:val="16"/>
                <w:rtl w:val="0"/>
              </w:rPr>
              <w:t xml:space="preserve">Dados | Em tempo real | Métricas de início de conversa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4">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5">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6">
            <w:pPr>
              <w:rPr>
                <w:sz w:val="16"/>
                <w:szCs w:val="16"/>
              </w:rPr>
            </w:pPr>
            <w:r w:rsidDel="00000000" w:rsidR="00000000" w:rsidRPr="00000000">
              <w:rPr>
                <w:sz w:val="16"/>
                <w:szCs w:val="16"/>
                <w:rtl w:val="0"/>
              </w:rPr>
              <w:t xml:space="preserve">Customização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C7">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8">
            <w:pPr>
              <w:jc w:val="center"/>
              <w:rPr>
                <w:sz w:val="16"/>
                <w:szCs w:val="16"/>
              </w:rPr>
            </w:pPr>
            <w:r w:rsidDel="00000000" w:rsidR="00000000" w:rsidRPr="00000000">
              <w:rPr>
                <w:sz w:val="16"/>
                <w:szCs w:val="16"/>
                <w:rtl w:val="0"/>
              </w:rPr>
              <w:t xml:space="preserve">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9">
            <w:pPr>
              <w:rPr>
                <w:sz w:val="16"/>
                <w:szCs w:val="16"/>
              </w:rPr>
            </w:pPr>
            <w:r w:rsidDel="00000000" w:rsidR="00000000" w:rsidRPr="00000000">
              <w:rPr>
                <w:sz w:val="16"/>
                <w:szCs w:val="16"/>
                <w:rtl w:val="0"/>
              </w:rPr>
              <w:t xml:space="preserve">Sessões | Sessões e subsessões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A">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B">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C">
            <w:pPr>
              <w:rPr>
                <w:sz w:val="16"/>
                <w:szCs w:val="16"/>
              </w:rPr>
            </w:pPr>
            <w:r w:rsidDel="00000000" w:rsidR="00000000" w:rsidRPr="00000000">
              <w:rPr>
                <w:sz w:val="16"/>
                <w:szCs w:val="16"/>
                <w:rtl w:val="0"/>
              </w:rPr>
              <w:t xml:space="preserve">Parametrização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CD">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E">
            <w:pPr>
              <w:jc w:val="center"/>
              <w:rPr>
                <w:sz w:val="16"/>
                <w:szCs w:val="16"/>
              </w:rPr>
            </w:pPr>
            <w:r w:rsidDel="00000000" w:rsidR="00000000" w:rsidRPr="00000000">
              <w:rPr>
                <w:sz w:val="16"/>
                <w:szCs w:val="16"/>
                <w:rtl w:val="0"/>
              </w:rPr>
              <w:t xml:space="preserve">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F">
            <w:pPr>
              <w:rPr>
                <w:sz w:val="16"/>
                <w:szCs w:val="16"/>
              </w:rPr>
            </w:pPr>
            <w:r w:rsidDel="00000000" w:rsidR="00000000" w:rsidRPr="00000000">
              <w:rPr>
                <w:sz w:val="16"/>
                <w:szCs w:val="16"/>
                <w:rtl w:val="0"/>
              </w:rPr>
              <w:t xml:space="preserve">Chamada de voz e vídeo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0">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1">
            <w:pPr>
              <w:rPr>
                <w:sz w:val="16"/>
                <w:szCs w:val="16"/>
              </w:rPr>
            </w:pPr>
            <w:r w:rsidDel="00000000" w:rsidR="00000000" w:rsidRPr="00000000">
              <w:rPr>
                <w:sz w:val="16"/>
                <w:szCs w:val="16"/>
                <w:rtl w:val="0"/>
              </w:rPr>
              <w:t xml:space="preserve">Atende Parcial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2">
            <w:pPr>
              <w:rPr>
                <w:sz w:val="16"/>
                <w:szCs w:val="16"/>
              </w:rPr>
            </w:pPr>
            <w:r w:rsidDel="00000000" w:rsidR="00000000" w:rsidRPr="00000000">
              <w:rPr>
                <w:sz w:val="16"/>
                <w:szCs w:val="16"/>
                <w:rtl w:val="0"/>
              </w:rPr>
              <w:t xml:space="preserve">Nativo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D3">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4">
            <w:pPr>
              <w:jc w:val="center"/>
              <w:rPr>
                <w:sz w:val="16"/>
                <w:szCs w:val="16"/>
              </w:rPr>
            </w:pPr>
            <w:r w:rsidDel="00000000" w:rsidR="00000000" w:rsidRPr="00000000">
              <w:rPr>
                <w:sz w:val="16"/>
                <w:szCs w:val="16"/>
                <w:rtl w:val="0"/>
              </w:rPr>
              <w:t xml:space="preserve">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5">
            <w:pPr>
              <w:rPr>
                <w:sz w:val="16"/>
                <w:szCs w:val="16"/>
              </w:rPr>
            </w:pPr>
            <w:r w:rsidDel="00000000" w:rsidR="00000000" w:rsidRPr="00000000">
              <w:rPr>
                <w:sz w:val="16"/>
                <w:szCs w:val="16"/>
                <w:rtl w:val="0"/>
              </w:rPr>
              <w:t xml:space="preserve">Envio de template em lote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6">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7">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8">
            <w:pPr>
              <w:rPr>
                <w:sz w:val="16"/>
                <w:szCs w:val="16"/>
              </w:rPr>
            </w:pPr>
            <w:r w:rsidDel="00000000" w:rsidR="00000000" w:rsidRPr="00000000">
              <w:rPr>
                <w:sz w:val="16"/>
                <w:szCs w:val="16"/>
                <w:rtl w:val="0"/>
              </w:rPr>
              <w:t xml:space="preserve">Customização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D9">
            <w:pPr>
              <w:widowControl w:val="0"/>
              <w:spacing w:line="276" w:lineRule="auto"/>
              <w:jc w:val="center"/>
              <w:rPr>
                <w:sz w:val="16"/>
                <w:szCs w:val="16"/>
              </w:rPr>
            </w:pPr>
            <w:r w:rsidDel="00000000" w:rsidR="00000000" w:rsidRPr="00000000">
              <w:rPr>
                <w:sz w:val="16"/>
                <w:szCs w:val="16"/>
                <w:rtl w:val="0"/>
              </w:rPr>
              <w:t xml:space="preserve">6 - XXXL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A">
            <w:pPr>
              <w:jc w:val="center"/>
              <w:rPr>
                <w:sz w:val="16"/>
                <w:szCs w:val="16"/>
              </w:rPr>
            </w:pPr>
            <w:r w:rsidDel="00000000" w:rsidR="00000000" w:rsidRPr="00000000">
              <w:rPr>
                <w:sz w:val="16"/>
                <w:szCs w:val="16"/>
                <w:rtl w:val="0"/>
              </w:rPr>
              <w:t xml:space="preserve">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B">
            <w:pPr>
              <w:rPr>
                <w:sz w:val="16"/>
                <w:szCs w:val="16"/>
              </w:rPr>
            </w:pPr>
            <w:r w:rsidDel="00000000" w:rsidR="00000000" w:rsidRPr="00000000">
              <w:rPr>
                <w:sz w:val="16"/>
                <w:szCs w:val="16"/>
                <w:rtl w:val="0"/>
              </w:rPr>
              <w:t xml:space="preserve">Dash e Relatório de envio em lote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C">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D">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E">
            <w:pPr>
              <w:rPr>
                <w:sz w:val="16"/>
                <w:szCs w:val="16"/>
              </w:rPr>
            </w:pPr>
            <w:r w:rsidDel="00000000" w:rsidR="00000000" w:rsidRPr="00000000">
              <w:rPr>
                <w:sz w:val="16"/>
                <w:szCs w:val="16"/>
                <w:rtl w:val="0"/>
              </w:rPr>
              <w:t xml:space="preserve">Customização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DF">
            <w:pPr>
              <w:widowControl w:val="0"/>
              <w:spacing w:line="276" w:lineRule="auto"/>
              <w:jc w:val="center"/>
              <w:rPr>
                <w:sz w:val="16"/>
                <w:szCs w:val="16"/>
              </w:rPr>
            </w:pPr>
            <w:r w:rsidDel="00000000" w:rsidR="00000000" w:rsidRPr="00000000">
              <w:rPr>
                <w:sz w:val="16"/>
                <w:szCs w:val="16"/>
                <w:rtl w:val="0"/>
              </w:rPr>
              <w:t xml:space="preserve">2 - 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0">
            <w:pPr>
              <w:jc w:val="center"/>
              <w:rPr>
                <w:sz w:val="16"/>
                <w:szCs w:val="16"/>
              </w:rPr>
            </w:pPr>
            <w:r w:rsidDel="00000000" w:rsidR="00000000" w:rsidRPr="00000000">
              <w:rPr>
                <w:sz w:val="16"/>
                <w:szCs w:val="16"/>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1">
            <w:pPr>
              <w:rPr>
                <w:sz w:val="16"/>
                <w:szCs w:val="16"/>
              </w:rPr>
            </w:pPr>
            <w:r w:rsidDel="00000000" w:rsidR="00000000" w:rsidRPr="00000000">
              <w:rPr>
                <w:sz w:val="16"/>
                <w:szCs w:val="16"/>
                <w:rtl w:val="0"/>
              </w:rPr>
              <w:t xml:space="preserve">Hierarquia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2">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3">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4">
            <w:pPr>
              <w:rPr>
                <w:sz w:val="16"/>
                <w:szCs w:val="16"/>
              </w:rPr>
            </w:pPr>
            <w:r w:rsidDel="00000000" w:rsidR="00000000" w:rsidRPr="00000000">
              <w:rPr>
                <w:sz w:val="16"/>
                <w:szCs w:val="16"/>
                <w:rtl w:val="0"/>
              </w:rPr>
              <w:t xml:space="preserve">Customização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E5">
            <w:pPr>
              <w:widowControl w:val="0"/>
              <w:spacing w:line="276" w:lineRule="auto"/>
              <w:jc w:val="center"/>
              <w:rPr>
                <w:sz w:val="16"/>
                <w:szCs w:val="16"/>
              </w:rPr>
            </w:pPr>
            <w:r w:rsidDel="00000000" w:rsidR="00000000" w:rsidRPr="00000000">
              <w:rPr>
                <w:sz w:val="16"/>
                <w:szCs w:val="16"/>
                <w:rtl w:val="0"/>
              </w:rPr>
              <w:t xml:space="preserve">3 - 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6">
            <w:pPr>
              <w:jc w:val="center"/>
              <w:rPr>
                <w:sz w:val="16"/>
                <w:szCs w:val="16"/>
              </w:rPr>
            </w:pPr>
            <w:r w:rsidDel="00000000" w:rsidR="00000000" w:rsidRPr="00000000">
              <w:rPr>
                <w:sz w:val="16"/>
                <w:szCs w:val="16"/>
                <w:rtl w:val="0"/>
              </w:rPr>
              <w:t xml:space="preserve">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7">
            <w:pPr>
              <w:rPr>
                <w:sz w:val="16"/>
                <w:szCs w:val="16"/>
              </w:rPr>
            </w:pPr>
            <w:r w:rsidDel="00000000" w:rsidR="00000000" w:rsidRPr="00000000">
              <w:rPr>
                <w:sz w:val="16"/>
                <w:szCs w:val="16"/>
                <w:rtl w:val="0"/>
              </w:rPr>
              <w:t xml:space="preserve">Handover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8">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9">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A">
            <w:pPr>
              <w:rPr>
                <w:sz w:val="16"/>
                <w:szCs w:val="16"/>
              </w:rPr>
            </w:pPr>
            <w:r w:rsidDel="00000000" w:rsidR="00000000" w:rsidRPr="00000000">
              <w:rPr>
                <w:sz w:val="16"/>
                <w:szCs w:val="16"/>
                <w:rtl w:val="0"/>
              </w:rPr>
              <w:t xml:space="preserve">Parametrização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EB">
            <w:pPr>
              <w:widowControl w:val="0"/>
              <w:spacing w:line="276" w:lineRule="auto"/>
              <w:jc w:val="center"/>
              <w:rPr>
                <w:sz w:val="16"/>
                <w:szCs w:val="16"/>
              </w:rPr>
            </w:pPr>
            <w:r w:rsidDel="00000000" w:rsidR="00000000" w:rsidRPr="00000000">
              <w:rPr>
                <w:sz w:val="16"/>
                <w:szCs w:val="16"/>
                <w:rtl w:val="0"/>
              </w:rPr>
              <w:t xml:space="preserve">2 - 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C">
            <w:pPr>
              <w:jc w:val="center"/>
              <w:rPr>
                <w:sz w:val="16"/>
                <w:szCs w:val="16"/>
              </w:rPr>
            </w:pPr>
            <w:r w:rsidDel="00000000" w:rsidR="00000000" w:rsidRPr="00000000">
              <w:rPr>
                <w:sz w:val="16"/>
                <w:szCs w:val="16"/>
                <w:rtl w:val="0"/>
              </w:rPr>
              <w:t xml:space="preserve">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D">
            <w:pPr>
              <w:rPr>
                <w:sz w:val="16"/>
                <w:szCs w:val="16"/>
              </w:rPr>
            </w:pPr>
            <w:r w:rsidDel="00000000" w:rsidR="00000000" w:rsidRPr="00000000">
              <w:rPr>
                <w:sz w:val="16"/>
                <w:szCs w:val="16"/>
                <w:rtl w:val="0"/>
              </w:rPr>
              <w:t xml:space="preserve">Sessões | Conversas nos finais de semana e feriados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E">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F">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0">
            <w:pPr>
              <w:rPr>
                <w:sz w:val="16"/>
                <w:szCs w:val="16"/>
              </w:rPr>
            </w:pPr>
            <w:r w:rsidDel="00000000" w:rsidR="00000000" w:rsidRPr="00000000">
              <w:rPr>
                <w:sz w:val="16"/>
                <w:szCs w:val="16"/>
                <w:rtl w:val="0"/>
              </w:rPr>
              <w:t xml:space="preserve">Parametrização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F1">
            <w:pPr>
              <w:widowControl w:val="0"/>
              <w:spacing w:line="276" w:lineRule="auto"/>
              <w:jc w:val="center"/>
              <w:rPr>
                <w:sz w:val="16"/>
                <w:szCs w:val="16"/>
              </w:rPr>
            </w:pPr>
            <w:r w:rsidDel="00000000" w:rsidR="00000000" w:rsidRPr="00000000">
              <w:rPr>
                <w:sz w:val="16"/>
                <w:szCs w:val="16"/>
                <w:rtl w:val="0"/>
              </w:rPr>
              <w:t xml:space="preserve">2 - 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2">
            <w:pPr>
              <w:jc w:val="center"/>
              <w:rPr>
                <w:sz w:val="16"/>
                <w:szCs w:val="16"/>
              </w:rPr>
            </w:pPr>
            <w:r w:rsidDel="00000000" w:rsidR="00000000" w:rsidRPr="00000000">
              <w:rPr>
                <w:sz w:val="16"/>
                <w:szCs w:val="16"/>
                <w:rtl w:val="0"/>
              </w:rPr>
              <w:t xml:space="preserve">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3">
            <w:pPr>
              <w:rPr>
                <w:sz w:val="16"/>
                <w:szCs w:val="16"/>
              </w:rPr>
            </w:pPr>
            <w:r w:rsidDel="00000000" w:rsidR="00000000" w:rsidRPr="00000000">
              <w:rPr>
                <w:sz w:val="16"/>
                <w:szCs w:val="16"/>
                <w:rtl w:val="0"/>
              </w:rPr>
              <w:t xml:space="preserve">Opti-in e opt-out na mudança de número: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5">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rPr>
                <w:sz w:val="16"/>
                <w:szCs w:val="16"/>
              </w:rPr>
            </w:pPr>
            <w:r w:rsidDel="00000000" w:rsidR="00000000" w:rsidRPr="00000000">
              <w:rPr>
                <w:sz w:val="16"/>
                <w:szCs w:val="16"/>
                <w:rtl w:val="0"/>
              </w:rPr>
              <w:t xml:space="preserve">Nativo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F7">
            <w:pPr>
              <w:widowControl w:val="0"/>
              <w:spacing w:line="276" w:lineRule="auto"/>
              <w:jc w:val="center"/>
              <w:rPr>
                <w:sz w:val="16"/>
                <w:szCs w:val="16"/>
              </w:rPr>
            </w:pPr>
            <w:r w:rsidDel="00000000" w:rsidR="00000000" w:rsidRPr="00000000">
              <w:rPr>
                <w:sz w:val="16"/>
                <w:szCs w:val="16"/>
                <w:rtl w:val="0"/>
              </w:rPr>
              <w:t xml:space="preserve">2 - 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jc w:val="center"/>
              <w:rPr>
                <w:sz w:val="16"/>
                <w:szCs w:val="16"/>
              </w:rPr>
            </w:pPr>
            <w:r w:rsidDel="00000000" w:rsidR="00000000" w:rsidRPr="00000000">
              <w:rPr>
                <w:sz w:val="16"/>
                <w:szCs w:val="16"/>
                <w:rtl w:val="0"/>
              </w:rPr>
              <w:t xml:space="preserve">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9">
            <w:pPr>
              <w:rPr>
                <w:sz w:val="16"/>
                <w:szCs w:val="16"/>
              </w:rPr>
            </w:pPr>
            <w:r w:rsidDel="00000000" w:rsidR="00000000" w:rsidRPr="00000000">
              <w:rPr>
                <w:sz w:val="16"/>
                <w:szCs w:val="16"/>
                <w:rtl w:val="0"/>
              </w:rPr>
              <w:t xml:space="preserve">Usuários cadastrados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B">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C">
            <w:pPr>
              <w:rPr>
                <w:sz w:val="16"/>
                <w:szCs w:val="16"/>
              </w:rPr>
            </w:pPr>
            <w:r w:rsidDel="00000000" w:rsidR="00000000" w:rsidRPr="00000000">
              <w:rPr>
                <w:sz w:val="16"/>
                <w:szCs w:val="16"/>
                <w:rtl w:val="0"/>
              </w:rPr>
              <w:t xml:space="preserve">Nativo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FD">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E">
            <w:pPr>
              <w:jc w:val="center"/>
              <w:rPr>
                <w:sz w:val="16"/>
                <w:szCs w:val="16"/>
              </w:rPr>
            </w:pPr>
            <w:r w:rsidDel="00000000" w:rsidR="00000000" w:rsidRPr="00000000">
              <w:rPr>
                <w:sz w:val="16"/>
                <w:szCs w:val="16"/>
                <w:rtl w:val="0"/>
              </w:rPr>
              <w:t xml:space="preserve">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rPr>
                <w:sz w:val="16"/>
                <w:szCs w:val="16"/>
              </w:rPr>
            </w:pPr>
            <w:r w:rsidDel="00000000" w:rsidR="00000000" w:rsidRPr="00000000">
              <w:rPr>
                <w:sz w:val="16"/>
                <w:szCs w:val="16"/>
                <w:rtl w:val="0"/>
              </w:rPr>
              <w:t xml:space="preserve">Atribuir conversa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0">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2">
            <w:pPr>
              <w:rPr>
                <w:sz w:val="16"/>
                <w:szCs w:val="16"/>
              </w:rPr>
            </w:pPr>
            <w:r w:rsidDel="00000000" w:rsidR="00000000" w:rsidRPr="00000000">
              <w:rPr>
                <w:sz w:val="16"/>
                <w:szCs w:val="16"/>
                <w:rtl w:val="0"/>
              </w:rPr>
              <w:t xml:space="preserve">Parametrização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03">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4">
            <w:pPr>
              <w:jc w:val="center"/>
              <w:rPr>
                <w:sz w:val="16"/>
                <w:szCs w:val="16"/>
              </w:rPr>
            </w:pPr>
            <w:r w:rsidDel="00000000" w:rsidR="00000000" w:rsidRPr="00000000">
              <w:rPr>
                <w:sz w:val="16"/>
                <w:szCs w:val="16"/>
                <w:rtl w:val="0"/>
              </w:rPr>
              <w:t xml:space="preserve">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rPr>
                <w:sz w:val="16"/>
                <w:szCs w:val="16"/>
              </w:rPr>
            </w:pPr>
            <w:r w:rsidDel="00000000" w:rsidR="00000000" w:rsidRPr="00000000">
              <w:rPr>
                <w:sz w:val="16"/>
                <w:szCs w:val="16"/>
                <w:rtl w:val="0"/>
              </w:rPr>
              <w:t xml:space="preserve">Chat em espera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6">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7">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8">
            <w:pPr>
              <w:rPr>
                <w:sz w:val="16"/>
                <w:szCs w:val="16"/>
              </w:rPr>
            </w:pPr>
            <w:r w:rsidDel="00000000" w:rsidR="00000000" w:rsidRPr="00000000">
              <w:rPr>
                <w:sz w:val="16"/>
                <w:szCs w:val="16"/>
                <w:rtl w:val="0"/>
              </w:rPr>
              <w:t xml:space="preserve">Parametrização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09">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A">
            <w:pPr>
              <w:jc w:val="center"/>
              <w:rPr>
                <w:sz w:val="16"/>
                <w:szCs w:val="16"/>
              </w:rPr>
            </w:pPr>
            <w:r w:rsidDel="00000000" w:rsidR="00000000" w:rsidRPr="00000000">
              <w:rPr>
                <w:sz w:val="16"/>
                <w:szCs w:val="16"/>
                <w:rtl w:val="0"/>
              </w:rPr>
              <w:t xml:space="preserve">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rPr>
                <w:sz w:val="16"/>
                <w:szCs w:val="16"/>
              </w:rPr>
            </w:pPr>
            <w:r w:rsidDel="00000000" w:rsidR="00000000" w:rsidRPr="00000000">
              <w:rPr>
                <w:sz w:val="16"/>
                <w:szCs w:val="16"/>
                <w:rtl w:val="0"/>
              </w:rPr>
              <w:t xml:space="preserve">Designar retorno após do envio do template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C">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E">
            <w:pPr>
              <w:rPr>
                <w:sz w:val="16"/>
                <w:szCs w:val="16"/>
              </w:rPr>
            </w:pPr>
            <w:r w:rsidDel="00000000" w:rsidR="00000000" w:rsidRPr="00000000">
              <w:rPr>
                <w:sz w:val="16"/>
                <w:szCs w:val="16"/>
                <w:rtl w:val="0"/>
              </w:rPr>
              <w:t xml:space="preserve">Parametrização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0F">
            <w:pPr>
              <w:widowControl w:val="0"/>
              <w:spacing w:line="276" w:lineRule="auto"/>
              <w:jc w:val="center"/>
              <w:rPr>
                <w:sz w:val="16"/>
                <w:szCs w:val="16"/>
              </w:rPr>
            </w:pPr>
            <w:r w:rsidDel="00000000" w:rsidR="00000000" w:rsidRPr="00000000">
              <w:rPr>
                <w:sz w:val="16"/>
                <w:szCs w:val="16"/>
                <w:rtl w:val="0"/>
              </w:rPr>
              <w:t xml:space="preserve">2 - 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0">
            <w:pPr>
              <w:jc w:val="center"/>
              <w:rPr>
                <w:sz w:val="16"/>
                <w:szCs w:val="16"/>
              </w:rPr>
            </w:pPr>
            <w:r w:rsidDel="00000000" w:rsidR="00000000" w:rsidRPr="00000000">
              <w:rPr>
                <w:sz w:val="16"/>
                <w:szCs w:val="16"/>
                <w:rtl w:val="0"/>
              </w:rPr>
              <w:t xml:space="preserve">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1">
            <w:pPr>
              <w:rPr>
                <w:sz w:val="16"/>
                <w:szCs w:val="16"/>
              </w:rPr>
            </w:pPr>
            <w:r w:rsidDel="00000000" w:rsidR="00000000" w:rsidRPr="00000000">
              <w:rPr>
                <w:sz w:val="16"/>
                <w:szCs w:val="16"/>
                <w:rtl w:val="0"/>
              </w:rPr>
              <w:t xml:space="preserve">Variáveis e informações cadastrais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2">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3">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4">
            <w:pPr>
              <w:rPr>
                <w:sz w:val="16"/>
                <w:szCs w:val="16"/>
              </w:rPr>
            </w:pPr>
            <w:r w:rsidDel="00000000" w:rsidR="00000000" w:rsidRPr="00000000">
              <w:rPr>
                <w:sz w:val="16"/>
                <w:szCs w:val="16"/>
                <w:rtl w:val="0"/>
              </w:rPr>
              <w:t xml:space="preserve">Parametrização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15">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6">
            <w:pPr>
              <w:jc w:val="center"/>
              <w:rPr>
                <w:sz w:val="16"/>
                <w:szCs w:val="16"/>
              </w:rPr>
            </w:pPr>
            <w:r w:rsidDel="00000000" w:rsidR="00000000" w:rsidRPr="00000000">
              <w:rPr>
                <w:sz w:val="16"/>
                <w:szCs w:val="16"/>
                <w:rtl w:val="0"/>
              </w:rPr>
              <w:t xml:space="preserve">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7">
            <w:pPr>
              <w:rPr>
                <w:sz w:val="16"/>
                <w:szCs w:val="16"/>
              </w:rPr>
            </w:pPr>
            <w:r w:rsidDel="00000000" w:rsidR="00000000" w:rsidRPr="00000000">
              <w:rPr>
                <w:sz w:val="16"/>
                <w:szCs w:val="16"/>
                <w:rtl w:val="0"/>
              </w:rPr>
              <w:t xml:space="preserve">Envio de arquivos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8">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9">
            <w:pPr>
              <w:rPr>
                <w:sz w:val="16"/>
                <w:szCs w:val="16"/>
              </w:rPr>
            </w:pPr>
            <w:r w:rsidDel="00000000" w:rsidR="00000000" w:rsidRPr="00000000">
              <w:rPr>
                <w:sz w:val="16"/>
                <w:szCs w:val="16"/>
                <w:rtl w:val="0"/>
              </w:rPr>
              <w:t xml:space="preserve">Atende Parcial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A">
            <w:pPr>
              <w:rPr>
                <w:sz w:val="16"/>
                <w:szCs w:val="16"/>
              </w:rPr>
            </w:pPr>
            <w:r w:rsidDel="00000000" w:rsidR="00000000" w:rsidRPr="00000000">
              <w:rPr>
                <w:sz w:val="16"/>
                <w:szCs w:val="16"/>
                <w:rtl w:val="0"/>
              </w:rPr>
              <w:t xml:space="preserve">Nativo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1B">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C">
            <w:pPr>
              <w:jc w:val="center"/>
              <w:rPr>
                <w:sz w:val="16"/>
                <w:szCs w:val="16"/>
              </w:rPr>
            </w:pPr>
            <w:r w:rsidDel="00000000" w:rsidR="00000000" w:rsidRPr="00000000">
              <w:rPr>
                <w:sz w:val="16"/>
                <w:szCs w:val="16"/>
                <w:rtl w:val="0"/>
              </w:rPr>
              <w:t xml:space="preserve">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D">
            <w:pPr>
              <w:rPr>
                <w:sz w:val="16"/>
                <w:szCs w:val="16"/>
              </w:rPr>
            </w:pPr>
            <w:r w:rsidDel="00000000" w:rsidR="00000000" w:rsidRPr="00000000">
              <w:rPr>
                <w:sz w:val="16"/>
                <w:szCs w:val="16"/>
                <w:rtl w:val="0"/>
              </w:rPr>
              <w:t xml:space="preserve">Fechar a conversa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E">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F">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0">
            <w:pPr>
              <w:rPr>
                <w:sz w:val="16"/>
                <w:szCs w:val="16"/>
              </w:rPr>
            </w:pPr>
            <w:r w:rsidDel="00000000" w:rsidR="00000000" w:rsidRPr="00000000">
              <w:rPr>
                <w:sz w:val="16"/>
                <w:szCs w:val="16"/>
                <w:rtl w:val="0"/>
              </w:rPr>
              <w:t xml:space="preserve">Nativo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21">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2">
            <w:pPr>
              <w:jc w:val="center"/>
              <w:rPr>
                <w:sz w:val="16"/>
                <w:szCs w:val="16"/>
              </w:rPr>
            </w:pPr>
            <w:r w:rsidDel="00000000" w:rsidR="00000000" w:rsidRPr="00000000">
              <w:rPr>
                <w:sz w:val="16"/>
                <w:szCs w:val="16"/>
                <w:rtl w:val="0"/>
              </w:rPr>
              <w:t xml:space="preserve">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3">
            <w:pPr>
              <w:rPr>
                <w:sz w:val="16"/>
                <w:szCs w:val="16"/>
              </w:rPr>
            </w:pPr>
            <w:r w:rsidDel="00000000" w:rsidR="00000000" w:rsidRPr="00000000">
              <w:rPr>
                <w:sz w:val="16"/>
                <w:szCs w:val="16"/>
                <w:rtl w:val="0"/>
              </w:rPr>
              <w:t xml:space="preserve">Pesquisa de satisfação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4">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5">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6">
            <w:pPr>
              <w:rPr>
                <w:sz w:val="16"/>
                <w:szCs w:val="16"/>
              </w:rPr>
            </w:pPr>
            <w:r w:rsidDel="00000000" w:rsidR="00000000" w:rsidRPr="00000000">
              <w:rPr>
                <w:sz w:val="16"/>
                <w:szCs w:val="16"/>
                <w:rtl w:val="0"/>
              </w:rPr>
              <w:t xml:space="preserve">Parametrização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27">
            <w:pPr>
              <w:widowControl w:val="0"/>
              <w:spacing w:line="276" w:lineRule="auto"/>
              <w:jc w:val="center"/>
              <w:rPr>
                <w:sz w:val="16"/>
                <w:szCs w:val="16"/>
              </w:rPr>
            </w:pPr>
            <w:r w:rsidDel="00000000" w:rsidR="00000000" w:rsidRPr="00000000">
              <w:rPr>
                <w:sz w:val="16"/>
                <w:szCs w:val="16"/>
                <w:rtl w:val="0"/>
              </w:rPr>
              <w:t xml:space="preserve">2 - 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8">
            <w:pPr>
              <w:jc w:val="center"/>
              <w:rPr>
                <w:sz w:val="16"/>
                <w:szCs w:val="16"/>
              </w:rPr>
            </w:pPr>
            <w:r w:rsidDel="00000000" w:rsidR="00000000" w:rsidRPr="00000000">
              <w:rPr>
                <w:sz w:val="16"/>
                <w:szCs w:val="16"/>
                <w:rtl w:val="0"/>
              </w:rPr>
              <w:t xml:space="preserve">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9">
            <w:pPr>
              <w:rPr>
                <w:sz w:val="16"/>
                <w:szCs w:val="16"/>
              </w:rPr>
            </w:pPr>
            <w:r w:rsidDel="00000000" w:rsidR="00000000" w:rsidRPr="00000000">
              <w:rPr>
                <w:sz w:val="16"/>
                <w:szCs w:val="16"/>
                <w:rtl w:val="0"/>
              </w:rPr>
              <w:t xml:space="preserve">Envio de template com imagem, vídeo e PDF, mídias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A">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B">
            <w:pPr>
              <w:rPr>
                <w:sz w:val="16"/>
                <w:szCs w:val="16"/>
              </w:rPr>
            </w:pPr>
            <w:r w:rsidDel="00000000" w:rsidR="00000000" w:rsidRPr="00000000">
              <w:rPr>
                <w:sz w:val="16"/>
                <w:szCs w:val="16"/>
                <w:rtl w:val="0"/>
              </w:rPr>
              <w:t xml:space="preserve">Atende Parcial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C">
            <w:pPr>
              <w:rPr>
                <w:sz w:val="16"/>
                <w:szCs w:val="16"/>
              </w:rPr>
            </w:pPr>
            <w:r w:rsidDel="00000000" w:rsidR="00000000" w:rsidRPr="00000000">
              <w:rPr>
                <w:sz w:val="16"/>
                <w:szCs w:val="16"/>
                <w:rtl w:val="0"/>
              </w:rPr>
              <w:t xml:space="preserve">Customização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2D">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E">
            <w:pPr>
              <w:jc w:val="center"/>
              <w:rPr>
                <w:sz w:val="16"/>
                <w:szCs w:val="16"/>
              </w:rPr>
            </w:pPr>
            <w:r w:rsidDel="00000000" w:rsidR="00000000" w:rsidRPr="00000000">
              <w:rPr>
                <w:sz w:val="16"/>
                <w:szCs w:val="16"/>
                <w:rtl w:val="0"/>
              </w:rPr>
              <w:t xml:space="preserve">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F">
            <w:pPr>
              <w:rPr>
                <w:sz w:val="16"/>
                <w:szCs w:val="16"/>
              </w:rPr>
            </w:pPr>
            <w:r w:rsidDel="00000000" w:rsidR="00000000" w:rsidRPr="00000000">
              <w:rPr>
                <w:sz w:val="16"/>
                <w:szCs w:val="16"/>
                <w:rtl w:val="0"/>
              </w:rPr>
              <w:t xml:space="preserve">Protocolo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0">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1">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2">
            <w:pPr>
              <w:rPr>
                <w:sz w:val="16"/>
                <w:szCs w:val="16"/>
              </w:rPr>
            </w:pPr>
            <w:r w:rsidDel="00000000" w:rsidR="00000000" w:rsidRPr="00000000">
              <w:rPr>
                <w:sz w:val="16"/>
                <w:szCs w:val="16"/>
                <w:rtl w:val="0"/>
              </w:rPr>
              <w:t xml:space="preserve">Parametrização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33">
            <w:pPr>
              <w:widowControl w:val="0"/>
              <w:spacing w:line="276" w:lineRule="auto"/>
              <w:jc w:val="center"/>
              <w:rPr>
                <w:sz w:val="16"/>
                <w:szCs w:val="16"/>
              </w:rPr>
            </w:pPr>
            <w:r w:rsidDel="00000000" w:rsidR="00000000" w:rsidRPr="00000000">
              <w:rPr>
                <w:sz w:val="16"/>
                <w:szCs w:val="16"/>
                <w:rtl w:val="0"/>
              </w:rPr>
              <w:t xml:space="preserve">1 - 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4">
            <w:pPr>
              <w:jc w:val="center"/>
              <w:rPr>
                <w:sz w:val="16"/>
                <w:szCs w:val="16"/>
              </w:rPr>
            </w:pPr>
            <w:r w:rsidDel="00000000" w:rsidR="00000000" w:rsidRPr="00000000">
              <w:rPr>
                <w:sz w:val="16"/>
                <w:szCs w:val="16"/>
                <w:rtl w:val="0"/>
              </w:rPr>
              <w:t xml:space="preserve">40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5">
            <w:pPr>
              <w:rPr>
                <w:sz w:val="16"/>
                <w:szCs w:val="16"/>
              </w:rPr>
            </w:pPr>
            <w:r w:rsidDel="00000000" w:rsidR="00000000" w:rsidRPr="00000000">
              <w:rPr>
                <w:sz w:val="16"/>
                <w:szCs w:val="16"/>
                <w:rtl w:val="0"/>
              </w:rPr>
              <w:t xml:space="preserve">Transferir para a 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6">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7">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8">
            <w:pPr>
              <w:rPr>
                <w:sz w:val="16"/>
                <w:szCs w:val="16"/>
              </w:rPr>
            </w:pPr>
            <w:r w:rsidDel="00000000" w:rsidR="00000000" w:rsidRPr="00000000">
              <w:rPr>
                <w:sz w:val="16"/>
                <w:szCs w:val="16"/>
                <w:rtl w:val="0"/>
              </w:rPr>
              <w:t xml:space="preserve">Parametrização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39">
            <w:pPr>
              <w:widowControl w:val="0"/>
              <w:spacing w:line="276" w:lineRule="auto"/>
              <w:jc w:val="center"/>
              <w:rPr>
                <w:sz w:val="16"/>
                <w:szCs w:val="16"/>
              </w:rPr>
            </w:pPr>
            <w:r w:rsidDel="00000000" w:rsidR="00000000" w:rsidRPr="00000000">
              <w:rPr>
                <w:sz w:val="16"/>
                <w:szCs w:val="16"/>
                <w:rtl w:val="0"/>
              </w:rPr>
              <w:t xml:space="preserve">5 - XXL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A">
            <w:pPr>
              <w:jc w:val="center"/>
              <w:rPr>
                <w:sz w:val="16"/>
                <w:szCs w:val="16"/>
              </w:rPr>
            </w:pPr>
            <w:r w:rsidDel="00000000" w:rsidR="00000000" w:rsidRPr="00000000">
              <w:rPr>
                <w:sz w:val="16"/>
                <w:szCs w:val="16"/>
                <w:rtl w:val="0"/>
              </w:rPr>
              <w:t xml:space="preserve">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B">
            <w:pPr>
              <w:rPr>
                <w:sz w:val="16"/>
                <w:szCs w:val="16"/>
              </w:rPr>
            </w:pPr>
            <w:r w:rsidDel="00000000" w:rsidR="00000000" w:rsidRPr="00000000">
              <w:rPr>
                <w:sz w:val="16"/>
                <w:szCs w:val="16"/>
                <w:rtl w:val="0"/>
              </w:rPr>
              <w:t xml:space="preserve">Categorias de encerramento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C">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D">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E">
            <w:pPr>
              <w:rPr>
                <w:sz w:val="16"/>
                <w:szCs w:val="16"/>
              </w:rPr>
            </w:pPr>
            <w:r w:rsidDel="00000000" w:rsidR="00000000" w:rsidRPr="00000000">
              <w:rPr>
                <w:sz w:val="16"/>
                <w:szCs w:val="16"/>
                <w:rtl w:val="0"/>
              </w:rPr>
              <w:t xml:space="preserve">Customização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3F">
            <w:pPr>
              <w:widowControl w:val="0"/>
              <w:spacing w:line="276" w:lineRule="auto"/>
              <w:jc w:val="center"/>
              <w:rPr>
                <w:sz w:val="16"/>
                <w:szCs w:val="16"/>
              </w:rPr>
            </w:pPr>
            <w:r w:rsidDel="00000000" w:rsidR="00000000" w:rsidRPr="00000000">
              <w:rPr>
                <w:sz w:val="16"/>
                <w:szCs w:val="16"/>
                <w:rtl w:val="0"/>
              </w:rPr>
              <w:t xml:space="preserve">4 - XL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0">
            <w:pPr>
              <w:jc w:val="center"/>
              <w:rPr>
                <w:sz w:val="16"/>
                <w:szCs w:val="16"/>
              </w:rPr>
            </w:pPr>
            <w:r w:rsidDel="00000000" w:rsidR="00000000" w:rsidRPr="00000000">
              <w:rPr>
                <w:sz w:val="16"/>
                <w:szCs w:val="16"/>
                <w:rtl w:val="0"/>
              </w:rPr>
              <w:t xml:space="preserve">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1">
            <w:pPr>
              <w:rPr>
                <w:sz w:val="16"/>
                <w:szCs w:val="16"/>
              </w:rPr>
            </w:pPr>
            <w:r w:rsidDel="00000000" w:rsidR="00000000" w:rsidRPr="00000000">
              <w:rPr>
                <w:sz w:val="16"/>
                <w:szCs w:val="16"/>
                <w:rtl w:val="0"/>
              </w:rPr>
              <w:t xml:space="preserve">Dados | Filas acompanhamento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2">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3">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4">
            <w:pPr>
              <w:rPr>
                <w:sz w:val="16"/>
                <w:szCs w:val="16"/>
              </w:rPr>
            </w:pPr>
            <w:r w:rsidDel="00000000" w:rsidR="00000000" w:rsidRPr="00000000">
              <w:rPr>
                <w:sz w:val="16"/>
                <w:szCs w:val="16"/>
                <w:rtl w:val="0"/>
              </w:rPr>
              <w:t xml:space="preserve">Parametrização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45">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jc w:val="center"/>
              <w:rPr>
                <w:sz w:val="16"/>
                <w:szCs w:val="16"/>
              </w:rPr>
            </w:pPr>
            <w:r w:rsidDel="00000000" w:rsidR="00000000" w:rsidRPr="00000000">
              <w:rPr>
                <w:sz w:val="16"/>
                <w:szCs w:val="16"/>
                <w:rtl w:val="0"/>
              </w:rPr>
              <w:t xml:space="preserve">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7">
            <w:pPr>
              <w:rPr>
                <w:sz w:val="16"/>
                <w:szCs w:val="16"/>
              </w:rPr>
            </w:pPr>
            <w:r w:rsidDel="00000000" w:rsidR="00000000" w:rsidRPr="00000000">
              <w:rPr>
                <w:sz w:val="16"/>
                <w:szCs w:val="16"/>
                <w:rtl w:val="0"/>
              </w:rPr>
              <w:t xml:space="preserve">Transferir atendimento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8">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9">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A">
            <w:pPr>
              <w:rPr>
                <w:sz w:val="16"/>
                <w:szCs w:val="16"/>
              </w:rPr>
            </w:pPr>
            <w:r w:rsidDel="00000000" w:rsidR="00000000" w:rsidRPr="00000000">
              <w:rPr>
                <w:sz w:val="16"/>
                <w:szCs w:val="16"/>
                <w:rtl w:val="0"/>
              </w:rPr>
              <w:t xml:space="preserve">Parametrização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4B">
            <w:pPr>
              <w:widowControl w:val="0"/>
              <w:spacing w:line="276" w:lineRule="auto"/>
              <w:jc w:val="center"/>
              <w:rPr>
                <w:sz w:val="16"/>
                <w:szCs w:val="16"/>
              </w:rPr>
            </w:pPr>
            <w:r w:rsidDel="00000000" w:rsidR="00000000" w:rsidRPr="00000000">
              <w:rPr>
                <w:sz w:val="16"/>
                <w:szCs w:val="16"/>
                <w:rtl w:val="0"/>
              </w:rPr>
              <w:t xml:space="preserve">2 - 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C">
            <w:pPr>
              <w:jc w:val="center"/>
              <w:rPr>
                <w:sz w:val="16"/>
                <w:szCs w:val="16"/>
              </w:rPr>
            </w:pPr>
            <w:r w:rsidDel="00000000" w:rsidR="00000000" w:rsidRPr="00000000">
              <w:rPr>
                <w:sz w:val="16"/>
                <w:szCs w:val="16"/>
                <w:rtl w:val="0"/>
              </w:rPr>
              <w:t xml:space="preserve">44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rPr>
                <w:sz w:val="16"/>
                <w:szCs w:val="16"/>
              </w:rPr>
            </w:pPr>
            <w:r w:rsidDel="00000000" w:rsidR="00000000" w:rsidRPr="00000000">
              <w:rPr>
                <w:sz w:val="16"/>
                <w:szCs w:val="16"/>
                <w:rtl w:val="0"/>
              </w:rPr>
              <w:t xml:space="preserve">Visualizar filas e atendimentos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E">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F">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0">
            <w:pPr>
              <w:rPr>
                <w:sz w:val="16"/>
                <w:szCs w:val="16"/>
              </w:rPr>
            </w:pPr>
            <w:r w:rsidDel="00000000" w:rsidR="00000000" w:rsidRPr="00000000">
              <w:rPr>
                <w:sz w:val="16"/>
                <w:szCs w:val="16"/>
                <w:rtl w:val="0"/>
              </w:rPr>
              <w:t xml:space="preserve">Customização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51">
            <w:pPr>
              <w:widowControl w:val="0"/>
              <w:spacing w:line="276" w:lineRule="auto"/>
              <w:jc w:val="center"/>
              <w:rPr>
                <w:sz w:val="16"/>
                <w:szCs w:val="16"/>
              </w:rPr>
            </w:pPr>
            <w:r w:rsidDel="00000000" w:rsidR="00000000" w:rsidRPr="00000000">
              <w:rPr>
                <w:sz w:val="16"/>
                <w:szCs w:val="16"/>
                <w:rtl w:val="0"/>
              </w:rPr>
              <w:t xml:space="preserve">2 - M</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jc w:val="center"/>
              <w:rPr>
                <w:sz w:val="16"/>
                <w:szCs w:val="16"/>
              </w:rPr>
            </w:pPr>
            <w:r w:rsidDel="00000000" w:rsidR="00000000" w:rsidRPr="00000000">
              <w:rPr>
                <w:sz w:val="16"/>
                <w:szCs w:val="16"/>
                <w:rtl w:val="0"/>
              </w:rPr>
              <w:t xml:space="preserve">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3">
            <w:pPr>
              <w:rPr>
                <w:sz w:val="16"/>
                <w:szCs w:val="16"/>
              </w:rPr>
            </w:pPr>
            <w:r w:rsidDel="00000000" w:rsidR="00000000" w:rsidRPr="00000000">
              <w:rPr>
                <w:sz w:val="16"/>
                <w:szCs w:val="16"/>
                <w:rtl w:val="0"/>
              </w:rPr>
              <w:t xml:space="preserve">Menus conceituais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4">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5">
            <w:pPr>
              <w:rPr>
                <w:sz w:val="16"/>
                <w:szCs w:val="16"/>
              </w:rPr>
            </w:pPr>
            <w:r w:rsidDel="00000000" w:rsidR="00000000" w:rsidRPr="00000000">
              <w:rPr>
                <w:sz w:val="16"/>
                <w:szCs w:val="16"/>
                <w:rtl w:val="0"/>
              </w:rPr>
              <w:t xml:space="preserve">Atende Parcial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6">
            <w:pPr>
              <w:rPr>
                <w:sz w:val="16"/>
                <w:szCs w:val="16"/>
              </w:rPr>
            </w:pPr>
            <w:r w:rsidDel="00000000" w:rsidR="00000000" w:rsidRPr="00000000">
              <w:rPr>
                <w:sz w:val="16"/>
                <w:szCs w:val="16"/>
                <w:rtl w:val="0"/>
              </w:rPr>
              <w:t xml:space="preserve">Parametrização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57">
            <w:pPr>
              <w:widowControl w:val="0"/>
              <w:spacing w:line="276" w:lineRule="auto"/>
              <w:jc w:val="center"/>
              <w:rPr>
                <w:sz w:val="16"/>
                <w:szCs w:val="16"/>
              </w:rPr>
            </w:pPr>
            <w:r w:rsidDel="00000000" w:rsidR="00000000" w:rsidRPr="00000000">
              <w:rPr>
                <w:sz w:val="16"/>
                <w:szCs w:val="16"/>
                <w:rtl w:val="0"/>
              </w:rPr>
              <w:t xml:space="preserve">2 - 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8">
            <w:pPr>
              <w:jc w:val="center"/>
              <w:rPr>
                <w:sz w:val="16"/>
                <w:szCs w:val="16"/>
              </w:rPr>
            </w:pPr>
            <w:r w:rsidDel="00000000" w:rsidR="00000000" w:rsidRPr="00000000">
              <w:rPr>
                <w:sz w:val="16"/>
                <w:szCs w:val="16"/>
                <w:rtl w:val="0"/>
              </w:rPr>
              <w:t xml:space="preserve">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9">
            <w:pPr>
              <w:rPr>
                <w:sz w:val="16"/>
                <w:szCs w:val="16"/>
              </w:rPr>
            </w:pPr>
            <w:r w:rsidDel="00000000" w:rsidR="00000000" w:rsidRPr="00000000">
              <w:rPr>
                <w:sz w:val="16"/>
                <w:szCs w:val="16"/>
                <w:rtl w:val="0"/>
              </w:rPr>
              <w:t xml:space="preserve">Envio e recebimento de áudio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A">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B">
            <w:pPr>
              <w:rPr>
                <w:sz w:val="16"/>
                <w:szCs w:val="16"/>
              </w:rPr>
            </w:pPr>
            <w:r w:rsidDel="00000000" w:rsidR="00000000" w:rsidRPr="00000000">
              <w:rPr>
                <w:sz w:val="16"/>
                <w:szCs w:val="16"/>
                <w:rtl w:val="0"/>
              </w:rPr>
              <w:t xml:space="preserve">Atende Parcial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C">
            <w:pPr>
              <w:rPr>
                <w:sz w:val="16"/>
                <w:szCs w:val="16"/>
              </w:rPr>
            </w:pPr>
            <w:r w:rsidDel="00000000" w:rsidR="00000000" w:rsidRPr="00000000">
              <w:rPr>
                <w:sz w:val="16"/>
                <w:szCs w:val="16"/>
                <w:rtl w:val="0"/>
              </w:rPr>
              <w:t xml:space="preserve">Customização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5D">
            <w:pPr>
              <w:widowControl w:val="0"/>
              <w:spacing w:line="276" w:lineRule="auto"/>
              <w:jc w:val="center"/>
              <w:rPr>
                <w:sz w:val="16"/>
                <w:szCs w:val="16"/>
              </w:rPr>
            </w:pPr>
            <w:r w:rsidDel="00000000" w:rsidR="00000000" w:rsidRPr="00000000">
              <w:rPr>
                <w:sz w:val="16"/>
                <w:szCs w:val="16"/>
                <w:rtl w:val="0"/>
              </w:rPr>
              <w:t xml:space="preserve">1 - 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E">
            <w:pPr>
              <w:jc w:val="center"/>
              <w:rPr>
                <w:sz w:val="16"/>
                <w:szCs w:val="16"/>
              </w:rPr>
            </w:pPr>
            <w:r w:rsidDel="00000000" w:rsidR="00000000" w:rsidRPr="00000000">
              <w:rPr>
                <w:sz w:val="16"/>
                <w:szCs w:val="16"/>
                <w:rtl w:val="0"/>
              </w:rPr>
              <w:t xml:space="preserve">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F">
            <w:pPr>
              <w:rPr>
                <w:sz w:val="16"/>
                <w:szCs w:val="16"/>
              </w:rPr>
            </w:pPr>
            <w:r w:rsidDel="00000000" w:rsidR="00000000" w:rsidRPr="00000000">
              <w:rPr>
                <w:sz w:val="16"/>
                <w:szCs w:val="16"/>
                <w:rtl w:val="0"/>
              </w:rPr>
              <w:t xml:space="preserve">Buscar conversas em um histórico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0">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1">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2">
            <w:pPr>
              <w:rPr>
                <w:sz w:val="16"/>
                <w:szCs w:val="16"/>
              </w:rPr>
            </w:pPr>
            <w:r w:rsidDel="00000000" w:rsidR="00000000" w:rsidRPr="00000000">
              <w:rPr>
                <w:sz w:val="16"/>
                <w:szCs w:val="16"/>
                <w:rtl w:val="0"/>
              </w:rPr>
              <w:t xml:space="preserve">Customização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63">
            <w:pPr>
              <w:widowControl w:val="0"/>
              <w:spacing w:line="276" w:lineRule="auto"/>
              <w:jc w:val="center"/>
              <w:rPr>
                <w:sz w:val="16"/>
                <w:szCs w:val="16"/>
              </w:rPr>
            </w:pPr>
            <w:r w:rsidDel="00000000" w:rsidR="00000000" w:rsidRPr="00000000">
              <w:rPr>
                <w:sz w:val="16"/>
                <w:szCs w:val="16"/>
                <w:rtl w:val="0"/>
              </w:rPr>
              <w:t xml:space="preserve">1 - 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4">
            <w:pPr>
              <w:jc w:val="center"/>
              <w:rPr>
                <w:sz w:val="16"/>
                <w:szCs w:val="16"/>
              </w:rPr>
            </w:pPr>
            <w:r w:rsidDel="00000000" w:rsidR="00000000" w:rsidRPr="00000000">
              <w:rPr>
                <w:sz w:val="16"/>
                <w:szCs w:val="16"/>
                <w:rtl w:val="0"/>
              </w:rPr>
              <w:t xml:space="preserve">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5">
            <w:pPr>
              <w:rPr>
                <w:sz w:val="16"/>
                <w:szCs w:val="16"/>
              </w:rPr>
            </w:pPr>
            <w:r w:rsidDel="00000000" w:rsidR="00000000" w:rsidRPr="00000000">
              <w:rPr>
                <w:sz w:val="16"/>
                <w:szCs w:val="16"/>
                <w:rtl w:val="0"/>
              </w:rPr>
              <w:t xml:space="preserve">Identificar associados em atendimento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6">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7">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8">
            <w:pPr>
              <w:rPr>
                <w:sz w:val="16"/>
                <w:szCs w:val="16"/>
              </w:rPr>
            </w:pPr>
            <w:r w:rsidDel="00000000" w:rsidR="00000000" w:rsidRPr="00000000">
              <w:rPr>
                <w:sz w:val="16"/>
                <w:szCs w:val="16"/>
                <w:rtl w:val="0"/>
              </w:rPr>
              <w:t xml:space="preserve">Parametrização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69">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A">
            <w:pPr>
              <w:jc w:val="center"/>
              <w:rPr>
                <w:sz w:val="16"/>
                <w:szCs w:val="16"/>
              </w:rPr>
            </w:pPr>
            <w:r w:rsidDel="00000000" w:rsidR="00000000" w:rsidRPr="00000000">
              <w:rPr>
                <w:sz w:val="16"/>
                <w:szCs w:val="16"/>
                <w:rtl w:val="0"/>
              </w:rPr>
              <w:t xml:space="preserve">49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B">
            <w:pPr>
              <w:rPr>
                <w:sz w:val="16"/>
                <w:szCs w:val="16"/>
              </w:rPr>
            </w:pPr>
            <w:r w:rsidDel="00000000" w:rsidR="00000000" w:rsidRPr="00000000">
              <w:rPr>
                <w:sz w:val="16"/>
                <w:szCs w:val="16"/>
                <w:rtl w:val="0"/>
              </w:rPr>
              <w:t xml:space="preserve">Quarentena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C">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D">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E">
            <w:pPr>
              <w:rPr>
                <w:sz w:val="16"/>
                <w:szCs w:val="16"/>
              </w:rPr>
            </w:pPr>
            <w:r w:rsidDel="00000000" w:rsidR="00000000" w:rsidRPr="00000000">
              <w:rPr>
                <w:sz w:val="16"/>
                <w:szCs w:val="16"/>
                <w:rtl w:val="0"/>
              </w:rPr>
              <w:t xml:space="preserve">Customização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6F">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0">
            <w:pPr>
              <w:jc w:val="center"/>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1">
            <w:pPr>
              <w:rPr>
                <w:sz w:val="16"/>
                <w:szCs w:val="16"/>
              </w:rPr>
            </w:pPr>
            <w:r w:rsidDel="00000000" w:rsidR="00000000" w:rsidRPr="00000000">
              <w:rPr>
                <w:sz w:val="16"/>
                <w:szCs w:val="16"/>
                <w:rtl w:val="0"/>
              </w:rPr>
              <w:t xml:space="preserve">Sessões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2">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3">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4">
            <w:pPr>
              <w:rPr>
                <w:sz w:val="16"/>
                <w:szCs w:val="16"/>
              </w:rPr>
            </w:pPr>
            <w:r w:rsidDel="00000000" w:rsidR="00000000" w:rsidRPr="00000000">
              <w:rPr>
                <w:sz w:val="16"/>
                <w:szCs w:val="16"/>
                <w:rtl w:val="0"/>
              </w:rPr>
              <w:t xml:space="preserve">Customização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75">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6">
            <w:pPr>
              <w:jc w:val="center"/>
              <w:rPr>
                <w:sz w:val="16"/>
                <w:szCs w:val="16"/>
              </w:rPr>
            </w:pPr>
            <w:r w:rsidDel="00000000" w:rsidR="00000000" w:rsidRPr="00000000">
              <w:rPr>
                <w:sz w:val="16"/>
                <w:szCs w:val="16"/>
                <w:rtl w:val="0"/>
              </w:rPr>
              <w:t xml:space="preserve">51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7">
            <w:pPr>
              <w:rPr>
                <w:sz w:val="16"/>
                <w:szCs w:val="16"/>
              </w:rPr>
            </w:pPr>
            <w:r w:rsidDel="00000000" w:rsidR="00000000" w:rsidRPr="00000000">
              <w:rPr>
                <w:sz w:val="16"/>
                <w:szCs w:val="16"/>
                <w:rtl w:val="0"/>
              </w:rPr>
              <w:t xml:space="preserve">Definir status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8">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9">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A">
            <w:pPr>
              <w:rPr>
                <w:sz w:val="16"/>
                <w:szCs w:val="16"/>
              </w:rPr>
            </w:pPr>
            <w:r w:rsidDel="00000000" w:rsidR="00000000" w:rsidRPr="00000000">
              <w:rPr>
                <w:sz w:val="16"/>
                <w:szCs w:val="16"/>
                <w:rtl w:val="0"/>
              </w:rPr>
              <w:t xml:space="preserve">Nativo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7B">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C">
            <w:pPr>
              <w:jc w:val="center"/>
              <w:rPr>
                <w:sz w:val="16"/>
                <w:szCs w:val="16"/>
              </w:rPr>
            </w:pPr>
            <w:r w:rsidDel="00000000" w:rsidR="00000000" w:rsidRPr="00000000">
              <w:rPr>
                <w:sz w:val="16"/>
                <w:szCs w:val="16"/>
                <w:rtl w:val="0"/>
              </w:rPr>
              <w:t xml:space="preserve">52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D">
            <w:pPr>
              <w:rPr>
                <w:sz w:val="16"/>
                <w:szCs w:val="16"/>
              </w:rPr>
            </w:pPr>
            <w:r w:rsidDel="00000000" w:rsidR="00000000" w:rsidRPr="00000000">
              <w:rPr>
                <w:sz w:val="16"/>
                <w:szCs w:val="16"/>
                <w:rtl w:val="0"/>
              </w:rPr>
              <w:t xml:space="preserve">Permissões dos usuários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E">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F">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0">
            <w:pPr>
              <w:rPr>
                <w:sz w:val="16"/>
                <w:szCs w:val="16"/>
              </w:rPr>
            </w:pPr>
            <w:r w:rsidDel="00000000" w:rsidR="00000000" w:rsidRPr="00000000">
              <w:rPr>
                <w:sz w:val="16"/>
                <w:szCs w:val="16"/>
                <w:rtl w:val="0"/>
              </w:rPr>
              <w:t xml:space="preserve">Customização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81">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2">
            <w:pPr>
              <w:jc w:val="center"/>
              <w:rPr>
                <w:sz w:val="16"/>
                <w:szCs w:val="16"/>
              </w:rPr>
            </w:pPr>
            <w:r w:rsidDel="00000000" w:rsidR="00000000" w:rsidRPr="00000000">
              <w:rPr>
                <w:sz w:val="16"/>
                <w:szCs w:val="16"/>
                <w:rtl w:val="0"/>
              </w:rPr>
              <w:t xml:space="preserve">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3">
            <w:pPr>
              <w:rPr>
                <w:sz w:val="16"/>
                <w:szCs w:val="16"/>
              </w:rPr>
            </w:pPr>
            <w:r w:rsidDel="00000000" w:rsidR="00000000" w:rsidRPr="00000000">
              <w:rPr>
                <w:sz w:val="16"/>
                <w:szCs w:val="16"/>
                <w:rtl w:val="0"/>
              </w:rPr>
              <w:t xml:space="preserve">Dados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4">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5">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6">
            <w:pPr>
              <w:rPr>
                <w:sz w:val="16"/>
                <w:szCs w:val="16"/>
              </w:rPr>
            </w:pPr>
            <w:r w:rsidDel="00000000" w:rsidR="00000000" w:rsidRPr="00000000">
              <w:rPr>
                <w:sz w:val="16"/>
                <w:szCs w:val="16"/>
                <w:rtl w:val="0"/>
              </w:rPr>
              <w:t xml:space="preserve">Customização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87">
            <w:pPr>
              <w:widowControl w:val="0"/>
              <w:spacing w:line="276" w:lineRule="auto"/>
              <w:jc w:val="center"/>
              <w:rPr>
                <w:sz w:val="16"/>
                <w:szCs w:val="16"/>
              </w:rPr>
            </w:pPr>
            <w:r w:rsidDel="00000000" w:rsidR="00000000" w:rsidRPr="00000000">
              <w:rPr>
                <w:sz w:val="16"/>
                <w:szCs w:val="16"/>
                <w:rtl w:val="0"/>
              </w:rPr>
              <w:t xml:space="preserve">3 - 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8">
            <w:pPr>
              <w:jc w:val="center"/>
              <w:rPr>
                <w:sz w:val="16"/>
                <w:szCs w:val="16"/>
              </w:rPr>
            </w:pPr>
            <w:r w:rsidDel="00000000" w:rsidR="00000000" w:rsidRPr="00000000">
              <w:rPr>
                <w:sz w:val="16"/>
                <w:szCs w:val="16"/>
                <w:rtl w:val="0"/>
              </w:rPr>
              <w:t xml:space="preserve">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9">
            <w:pPr>
              <w:rPr>
                <w:sz w:val="16"/>
                <w:szCs w:val="16"/>
              </w:rPr>
            </w:pPr>
            <w:r w:rsidDel="00000000" w:rsidR="00000000" w:rsidRPr="00000000">
              <w:rPr>
                <w:sz w:val="16"/>
                <w:szCs w:val="16"/>
                <w:rtl w:val="0"/>
              </w:rPr>
              <w:t xml:space="preserve">Envio de mensagens ativas de forma individual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A">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B">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C">
            <w:pPr>
              <w:rPr>
                <w:sz w:val="16"/>
                <w:szCs w:val="16"/>
              </w:rPr>
            </w:pPr>
            <w:r w:rsidDel="00000000" w:rsidR="00000000" w:rsidRPr="00000000">
              <w:rPr>
                <w:sz w:val="16"/>
                <w:szCs w:val="16"/>
                <w:rtl w:val="0"/>
              </w:rPr>
              <w:t xml:space="preserve">Customização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8D">
            <w:pPr>
              <w:widowControl w:val="0"/>
              <w:spacing w:line="276" w:lineRule="auto"/>
              <w:jc w:val="center"/>
              <w:rPr>
                <w:sz w:val="16"/>
                <w:szCs w:val="16"/>
              </w:rPr>
            </w:pPr>
            <w:r w:rsidDel="00000000" w:rsidR="00000000" w:rsidRPr="00000000">
              <w:rPr>
                <w:sz w:val="16"/>
                <w:szCs w:val="16"/>
                <w:rtl w:val="0"/>
              </w:rPr>
              <w:t xml:space="preserve">4 - XL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E">
            <w:pPr>
              <w:jc w:val="center"/>
              <w:rPr>
                <w:sz w:val="16"/>
                <w:szCs w:val="16"/>
              </w:rPr>
            </w:pPr>
            <w:r w:rsidDel="00000000" w:rsidR="00000000" w:rsidRPr="00000000">
              <w:rPr>
                <w:sz w:val="16"/>
                <w:szCs w:val="16"/>
                <w:rtl w:val="0"/>
              </w:rPr>
              <w:t xml:space="preserve">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F">
            <w:pPr>
              <w:rPr>
                <w:sz w:val="16"/>
                <w:szCs w:val="16"/>
              </w:rPr>
            </w:pPr>
            <w:r w:rsidDel="00000000" w:rsidR="00000000" w:rsidRPr="00000000">
              <w:rPr>
                <w:sz w:val="16"/>
                <w:szCs w:val="16"/>
                <w:rtl w:val="0"/>
              </w:rPr>
              <w:t xml:space="preserve">Criação de filas do lado Sicredi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0">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1">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2">
            <w:pPr>
              <w:rPr>
                <w:sz w:val="16"/>
                <w:szCs w:val="16"/>
              </w:rPr>
            </w:pPr>
            <w:r w:rsidDel="00000000" w:rsidR="00000000" w:rsidRPr="00000000">
              <w:rPr>
                <w:sz w:val="16"/>
                <w:szCs w:val="16"/>
                <w:rtl w:val="0"/>
              </w:rPr>
              <w:t xml:space="preserve">Parametrização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93">
            <w:pPr>
              <w:widowControl w:val="0"/>
              <w:spacing w:line="276" w:lineRule="auto"/>
              <w:jc w:val="center"/>
              <w:rPr>
                <w:sz w:val="16"/>
                <w:szCs w:val="16"/>
              </w:rPr>
            </w:pPr>
            <w:r w:rsidDel="00000000" w:rsidR="00000000" w:rsidRPr="00000000">
              <w:rPr>
                <w:sz w:val="16"/>
                <w:szCs w:val="16"/>
                <w:rtl w:val="0"/>
              </w:rPr>
              <w:t xml:space="preserve">2 - 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4">
            <w:pPr>
              <w:jc w:val="center"/>
              <w:rPr>
                <w:sz w:val="16"/>
                <w:szCs w:val="16"/>
              </w:rPr>
            </w:pPr>
            <w:r w:rsidDel="00000000" w:rsidR="00000000" w:rsidRPr="00000000">
              <w:rPr>
                <w:sz w:val="16"/>
                <w:szCs w:val="16"/>
                <w:rtl w:val="0"/>
              </w:rPr>
              <w:t xml:space="preserve">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5">
            <w:pPr>
              <w:rPr>
                <w:sz w:val="16"/>
                <w:szCs w:val="16"/>
              </w:rPr>
            </w:pPr>
            <w:r w:rsidDel="00000000" w:rsidR="00000000" w:rsidRPr="00000000">
              <w:rPr>
                <w:sz w:val="16"/>
                <w:szCs w:val="16"/>
                <w:rtl w:val="0"/>
              </w:rPr>
              <w:t xml:space="preserve">NPS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6">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7">
            <w:pPr>
              <w:rPr>
                <w:sz w:val="16"/>
                <w:szCs w:val="16"/>
              </w:rPr>
            </w:pPr>
            <w:r w:rsidDel="00000000" w:rsidR="00000000" w:rsidRPr="00000000">
              <w:rPr>
                <w:sz w:val="16"/>
                <w:szCs w:val="16"/>
                <w:rtl w:val="0"/>
              </w:rPr>
              <w:t xml:space="preserve">Atende Parcial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8">
            <w:pPr>
              <w:rPr>
                <w:sz w:val="16"/>
                <w:szCs w:val="16"/>
              </w:rPr>
            </w:pPr>
            <w:r w:rsidDel="00000000" w:rsidR="00000000" w:rsidRPr="00000000">
              <w:rPr>
                <w:sz w:val="16"/>
                <w:szCs w:val="16"/>
                <w:rtl w:val="0"/>
              </w:rPr>
              <w:t xml:space="preserve">Parametrização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99">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A">
            <w:pPr>
              <w:jc w:val="center"/>
              <w:rPr>
                <w:sz w:val="16"/>
                <w:szCs w:val="16"/>
              </w:rPr>
            </w:pPr>
            <w:r w:rsidDel="00000000" w:rsidR="00000000" w:rsidRPr="00000000">
              <w:rPr>
                <w:sz w:val="16"/>
                <w:szCs w:val="16"/>
                <w:rtl w:val="0"/>
              </w:rPr>
              <w:t xml:space="preserve">57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B">
            <w:pPr>
              <w:rPr>
                <w:sz w:val="16"/>
                <w:szCs w:val="16"/>
              </w:rPr>
            </w:pPr>
            <w:r w:rsidDel="00000000" w:rsidR="00000000" w:rsidRPr="00000000">
              <w:rPr>
                <w:sz w:val="16"/>
                <w:szCs w:val="16"/>
                <w:rtl w:val="0"/>
              </w:rPr>
              <w:t xml:space="preserve">Encerramento por inatividade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C">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D">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E">
            <w:pPr>
              <w:rPr>
                <w:sz w:val="16"/>
                <w:szCs w:val="16"/>
              </w:rPr>
            </w:pPr>
            <w:r w:rsidDel="00000000" w:rsidR="00000000" w:rsidRPr="00000000">
              <w:rPr>
                <w:sz w:val="16"/>
                <w:szCs w:val="16"/>
                <w:rtl w:val="0"/>
              </w:rPr>
              <w:t xml:space="preserve">Customização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9F">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0">
            <w:pPr>
              <w:jc w:val="center"/>
              <w:rPr>
                <w:sz w:val="16"/>
                <w:szCs w:val="16"/>
              </w:rPr>
            </w:pPr>
            <w:r w:rsidDel="00000000" w:rsidR="00000000" w:rsidRPr="00000000">
              <w:rPr>
                <w:sz w:val="16"/>
                <w:szCs w:val="16"/>
                <w:rtl w:val="0"/>
              </w:rPr>
              <w:t xml:space="preserve">58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1">
            <w:pPr>
              <w:rPr>
                <w:sz w:val="16"/>
                <w:szCs w:val="16"/>
              </w:rPr>
            </w:pPr>
            <w:r w:rsidDel="00000000" w:rsidR="00000000" w:rsidRPr="00000000">
              <w:rPr>
                <w:sz w:val="16"/>
                <w:szCs w:val="16"/>
                <w:rtl w:val="0"/>
              </w:rPr>
              <w:t xml:space="preserve">Tela Templates para visão, criação e exclusão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2">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3">
            <w:pPr>
              <w:rPr>
                <w:sz w:val="16"/>
                <w:szCs w:val="16"/>
              </w:rPr>
            </w:pPr>
            <w:r w:rsidDel="00000000" w:rsidR="00000000" w:rsidRPr="00000000">
              <w:rPr>
                <w:sz w:val="16"/>
                <w:szCs w:val="16"/>
                <w:rtl w:val="0"/>
              </w:rPr>
              <w:t xml:space="preserve">Atende Parcial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4">
            <w:pPr>
              <w:rPr>
                <w:sz w:val="16"/>
                <w:szCs w:val="16"/>
              </w:rPr>
            </w:pPr>
            <w:r w:rsidDel="00000000" w:rsidR="00000000" w:rsidRPr="00000000">
              <w:rPr>
                <w:sz w:val="16"/>
                <w:szCs w:val="16"/>
                <w:rtl w:val="0"/>
              </w:rPr>
              <w:t xml:space="preserve">Customização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A5">
            <w:pPr>
              <w:widowControl w:val="0"/>
              <w:spacing w:line="276" w:lineRule="auto"/>
              <w:jc w:val="center"/>
              <w:rPr>
                <w:sz w:val="16"/>
                <w:szCs w:val="16"/>
              </w:rPr>
            </w:pPr>
            <w:r w:rsidDel="00000000" w:rsidR="00000000" w:rsidRPr="00000000">
              <w:rPr>
                <w:sz w:val="16"/>
                <w:szCs w:val="16"/>
                <w:rtl w:val="0"/>
              </w:rPr>
              <w:t xml:space="preserve">3 - 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6">
            <w:pPr>
              <w:jc w:val="center"/>
              <w:rPr>
                <w:sz w:val="16"/>
                <w:szCs w:val="16"/>
              </w:rPr>
            </w:pPr>
            <w:r w:rsidDel="00000000" w:rsidR="00000000" w:rsidRPr="00000000">
              <w:rPr>
                <w:sz w:val="16"/>
                <w:szCs w:val="16"/>
                <w:rtl w:val="0"/>
              </w:rPr>
              <w:t xml:space="preserve">59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7">
            <w:pPr>
              <w:rPr>
                <w:sz w:val="16"/>
                <w:szCs w:val="16"/>
              </w:rPr>
            </w:pPr>
            <w:r w:rsidDel="00000000" w:rsidR="00000000" w:rsidRPr="00000000">
              <w:rPr>
                <w:sz w:val="16"/>
                <w:szCs w:val="16"/>
                <w:rtl w:val="0"/>
              </w:rPr>
              <w:t xml:space="preserve">Associado VIP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8">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9">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A">
            <w:pPr>
              <w:rPr>
                <w:sz w:val="16"/>
                <w:szCs w:val="16"/>
              </w:rPr>
            </w:pPr>
            <w:r w:rsidDel="00000000" w:rsidR="00000000" w:rsidRPr="00000000">
              <w:rPr>
                <w:sz w:val="16"/>
                <w:szCs w:val="16"/>
                <w:rtl w:val="0"/>
              </w:rPr>
              <w:t xml:space="preserve">Parametrização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AB">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C">
            <w:pPr>
              <w:jc w:val="center"/>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D">
            <w:pPr>
              <w:rPr>
                <w:sz w:val="16"/>
                <w:szCs w:val="16"/>
              </w:rPr>
            </w:pPr>
            <w:r w:rsidDel="00000000" w:rsidR="00000000" w:rsidRPr="00000000">
              <w:rPr>
                <w:sz w:val="16"/>
                <w:szCs w:val="16"/>
                <w:rtl w:val="0"/>
              </w:rPr>
              <w:t xml:space="preserve">Filas de atendimento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E">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F">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0">
            <w:pPr>
              <w:rPr>
                <w:sz w:val="16"/>
                <w:szCs w:val="16"/>
              </w:rPr>
            </w:pPr>
            <w:r w:rsidDel="00000000" w:rsidR="00000000" w:rsidRPr="00000000">
              <w:rPr>
                <w:sz w:val="16"/>
                <w:szCs w:val="16"/>
                <w:rtl w:val="0"/>
              </w:rPr>
              <w:t xml:space="preserve">Parametrização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B1">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2">
            <w:pPr>
              <w:jc w:val="center"/>
              <w:rPr>
                <w:sz w:val="16"/>
                <w:szCs w:val="16"/>
              </w:rPr>
            </w:pPr>
            <w:r w:rsidDel="00000000" w:rsidR="00000000" w:rsidRPr="00000000">
              <w:rPr>
                <w:sz w:val="16"/>
                <w:szCs w:val="16"/>
                <w:rtl w:val="0"/>
              </w:rPr>
              <w:t xml:space="preserve">61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3">
            <w:pPr>
              <w:rPr>
                <w:sz w:val="16"/>
                <w:szCs w:val="16"/>
              </w:rPr>
            </w:pPr>
            <w:r w:rsidDel="00000000" w:rsidR="00000000" w:rsidRPr="00000000">
              <w:rPr>
                <w:sz w:val="16"/>
                <w:szCs w:val="16"/>
                <w:rtl w:val="0"/>
              </w:rPr>
              <w:t xml:space="preserve">Filtro de filas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4">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5">
            <w:pPr>
              <w:rPr>
                <w:sz w:val="16"/>
                <w:szCs w:val="16"/>
              </w:rPr>
            </w:pPr>
            <w:r w:rsidDel="00000000" w:rsidR="00000000" w:rsidRPr="00000000">
              <w:rPr>
                <w:sz w:val="16"/>
                <w:szCs w:val="16"/>
                <w:rtl w:val="0"/>
              </w:rPr>
              <w:t xml:space="preserve">Atende Parcial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6">
            <w:pPr>
              <w:rPr>
                <w:sz w:val="16"/>
                <w:szCs w:val="16"/>
              </w:rPr>
            </w:pPr>
            <w:r w:rsidDel="00000000" w:rsidR="00000000" w:rsidRPr="00000000">
              <w:rPr>
                <w:sz w:val="16"/>
                <w:szCs w:val="16"/>
                <w:rtl w:val="0"/>
              </w:rPr>
              <w:t xml:space="preserve">Parametrização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B7">
            <w:pPr>
              <w:widowControl w:val="0"/>
              <w:spacing w:line="276" w:lineRule="auto"/>
              <w:jc w:val="center"/>
              <w:rPr>
                <w:sz w:val="16"/>
                <w:szCs w:val="16"/>
              </w:rPr>
            </w:pPr>
            <w:r w:rsidDel="00000000" w:rsidR="00000000" w:rsidRPr="00000000">
              <w:rPr>
                <w:sz w:val="16"/>
                <w:szCs w:val="16"/>
                <w:rtl w:val="0"/>
              </w:rPr>
              <w:t xml:space="preserve">2 - M</w:t>
            </w:r>
          </w:p>
        </w:tc>
      </w:tr>
      <w:tr>
        <w:trPr>
          <w:cantSplit w:val="0"/>
          <w:trHeight w:val="18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8">
            <w:pPr>
              <w:jc w:val="center"/>
              <w:rPr>
                <w:sz w:val="16"/>
                <w:szCs w:val="16"/>
              </w:rPr>
            </w:pPr>
            <w:r w:rsidDel="00000000" w:rsidR="00000000" w:rsidRPr="00000000">
              <w:rPr>
                <w:sz w:val="16"/>
                <w:szCs w:val="16"/>
                <w:rtl w:val="0"/>
              </w:rPr>
              <w:t xml:space="preserve">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9">
            <w:pPr>
              <w:rPr>
                <w:sz w:val="16"/>
                <w:szCs w:val="16"/>
              </w:rPr>
            </w:pPr>
            <w:r w:rsidDel="00000000" w:rsidR="00000000" w:rsidRPr="00000000">
              <w:rPr>
                <w:sz w:val="16"/>
                <w:szCs w:val="16"/>
                <w:rtl w:val="0"/>
              </w:rPr>
              <w:t xml:space="preserve">Gestão de cargas do chat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A">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B">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C">
            <w:pPr>
              <w:rPr>
                <w:sz w:val="16"/>
                <w:szCs w:val="16"/>
              </w:rPr>
            </w:pPr>
            <w:r w:rsidDel="00000000" w:rsidR="00000000" w:rsidRPr="00000000">
              <w:rPr>
                <w:sz w:val="16"/>
                <w:szCs w:val="16"/>
                <w:rtl w:val="0"/>
              </w:rPr>
              <w:t xml:space="preserve">Customização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BD">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E">
            <w:pPr>
              <w:jc w:val="center"/>
              <w:rPr>
                <w:sz w:val="16"/>
                <w:szCs w:val="16"/>
              </w:rPr>
            </w:pPr>
            <w:r w:rsidDel="00000000" w:rsidR="00000000" w:rsidRPr="00000000">
              <w:rPr>
                <w:sz w:val="16"/>
                <w:szCs w:val="16"/>
                <w:rtl w:val="0"/>
              </w:rPr>
              <w:t xml:space="preserve">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F">
            <w:pPr>
              <w:rPr>
                <w:sz w:val="16"/>
                <w:szCs w:val="16"/>
              </w:rPr>
            </w:pPr>
            <w:r w:rsidDel="00000000" w:rsidR="00000000" w:rsidRPr="00000000">
              <w:rPr>
                <w:sz w:val="16"/>
                <w:szCs w:val="16"/>
                <w:rtl w:val="0"/>
              </w:rPr>
              <w:t xml:space="preserve">Restrição na visualização das habilidades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0">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1">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2">
            <w:pPr>
              <w:rPr>
                <w:sz w:val="16"/>
                <w:szCs w:val="16"/>
              </w:rPr>
            </w:pPr>
            <w:r w:rsidDel="00000000" w:rsidR="00000000" w:rsidRPr="00000000">
              <w:rPr>
                <w:sz w:val="16"/>
                <w:szCs w:val="16"/>
                <w:rtl w:val="0"/>
              </w:rPr>
              <w:t xml:space="preserve">Parametrização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C3">
            <w:pPr>
              <w:widowControl w:val="0"/>
              <w:spacing w:line="276" w:lineRule="auto"/>
              <w:jc w:val="center"/>
              <w:rPr>
                <w:sz w:val="16"/>
                <w:szCs w:val="16"/>
              </w:rPr>
            </w:pPr>
            <w:r w:rsidDel="00000000" w:rsidR="00000000" w:rsidRPr="00000000">
              <w:rPr>
                <w:sz w:val="16"/>
                <w:szCs w:val="16"/>
                <w:rtl w:val="0"/>
              </w:rPr>
              <w:t xml:space="preserve">2 - 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4">
            <w:pPr>
              <w:jc w:val="center"/>
              <w:rPr>
                <w:sz w:val="16"/>
                <w:szCs w:val="16"/>
              </w:rPr>
            </w:pPr>
            <w:r w:rsidDel="00000000" w:rsidR="00000000" w:rsidRPr="00000000">
              <w:rPr>
                <w:sz w:val="16"/>
                <w:szCs w:val="16"/>
                <w:rtl w:val="0"/>
              </w:rPr>
              <w:t xml:space="preserve">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5">
            <w:pPr>
              <w:rPr>
                <w:sz w:val="16"/>
                <w:szCs w:val="16"/>
              </w:rPr>
            </w:pPr>
            <w:r w:rsidDel="00000000" w:rsidR="00000000" w:rsidRPr="00000000">
              <w:rPr>
                <w:sz w:val="16"/>
                <w:szCs w:val="16"/>
                <w:rtl w:val="0"/>
              </w:rPr>
              <w:t xml:space="preserve">Einstein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6">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7">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8">
            <w:pPr>
              <w:rPr>
                <w:sz w:val="16"/>
                <w:szCs w:val="16"/>
              </w:rPr>
            </w:pPr>
            <w:r w:rsidDel="00000000" w:rsidR="00000000" w:rsidRPr="00000000">
              <w:rPr>
                <w:sz w:val="16"/>
                <w:szCs w:val="16"/>
                <w:rtl w:val="0"/>
              </w:rPr>
              <w:t xml:space="preserve">Nativo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C9">
            <w:pPr>
              <w:widowControl w:val="0"/>
              <w:spacing w:line="276" w:lineRule="auto"/>
              <w:jc w:val="center"/>
              <w:rPr>
                <w:sz w:val="16"/>
                <w:szCs w:val="16"/>
              </w:rPr>
            </w:pPr>
            <w:r w:rsidDel="00000000" w:rsidR="00000000" w:rsidRPr="00000000">
              <w:rPr>
                <w:sz w:val="16"/>
                <w:szCs w:val="16"/>
                <w:rtl w:val="0"/>
              </w:rPr>
              <w:t xml:space="preserve">3 - 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A">
            <w:pPr>
              <w:jc w:val="center"/>
              <w:rPr>
                <w:sz w:val="16"/>
                <w:szCs w:val="16"/>
              </w:rPr>
            </w:pPr>
            <w:r w:rsidDel="00000000" w:rsidR="00000000" w:rsidRPr="00000000">
              <w:rPr>
                <w:sz w:val="16"/>
                <w:szCs w:val="16"/>
                <w:rtl w:val="0"/>
              </w:rPr>
              <w:t xml:space="preserve">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B">
            <w:pPr>
              <w:rPr>
                <w:sz w:val="16"/>
                <w:szCs w:val="16"/>
              </w:rPr>
            </w:pPr>
            <w:r w:rsidDel="00000000" w:rsidR="00000000" w:rsidRPr="00000000">
              <w:rPr>
                <w:sz w:val="16"/>
                <w:szCs w:val="16"/>
                <w:rtl w:val="0"/>
              </w:rPr>
              <w:t xml:space="preserve">Fluxos assíncronos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C">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D">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E">
            <w:pPr>
              <w:rPr>
                <w:sz w:val="16"/>
                <w:szCs w:val="16"/>
              </w:rPr>
            </w:pPr>
            <w:r w:rsidDel="00000000" w:rsidR="00000000" w:rsidRPr="00000000">
              <w:rPr>
                <w:sz w:val="16"/>
                <w:szCs w:val="16"/>
                <w:rtl w:val="0"/>
              </w:rPr>
              <w:t xml:space="preserve">Parametrização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CF">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0">
            <w:pPr>
              <w:jc w:val="center"/>
              <w:rPr>
                <w:sz w:val="16"/>
                <w:szCs w:val="16"/>
              </w:rPr>
            </w:pPr>
            <w:r w:rsidDel="00000000" w:rsidR="00000000" w:rsidRPr="00000000">
              <w:rPr>
                <w:sz w:val="16"/>
                <w:szCs w:val="16"/>
                <w:rtl w:val="0"/>
              </w:rPr>
              <w:t xml:space="preserve">66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1">
            <w:pPr>
              <w:rPr>
                <w:sz w:val="16"/>
                <w:szCs w:val="16"/>
              </w:rPr>
            </w:pPr>
            <w:r w:rsidDel="00000000" w:rsidR="00000000" w:rsidRPr="00000000">
              <w:rPr>
                <w:sz w:val="16"/>
                <w:szCs w:val="16"/>
                <w:rtl w:val="0"/>
              </w:rPr>
              <w:t xml:space="preserve">API de notificações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2">
            <w:pPr>
              <w:rPr>
                <w:sz w:val="16"/>
                <w:szCs w:val="16"/>
              </w:rPr>
            </w:pPr>
            <w:r w:rsidDel="00000000" w:rsidR="00000000" w:rsidRPr="00000000">
              <w:rPr>
                <w:sz w:val="16"/>
                <w:szCs w:val="16"/>
                <w:rtl w:val="0"/>
              </w:rPr>
              <w:t xml:space="preserve">Mandatório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3">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4">
            <w:pPr>
              <w:rPr>
                <w:sz w:val="16"/>
                <w:szCs w:val="16"/>
              </w:rPr>
            </w:pPr>
            <w:r w:rsidDel="00000000" w:rsidR="00000000" w:rsidRPr="00000000">
              <w:rPr>
                <w:sz w:val="16"/>
                <w:szCs w:val="16"/>
                <w:rtl w:val="0"/>
              </w:rPr>
              <w:t xml:space="preserve">Parametrização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D5">
            <w:pPr>
              <w:widowControl w:val="0"/>
              <w:spacing w:line="276" w:lineRule="auto"/>
              <w:jc w:val="center"/>
              <w:rPr>
                <w:sz w:val="16"/>
                <w:szCs w:val="16"/>
              </w:rPr>
            </w:pPr>
            <w:r w:rsidDel="00000000" w:rsidR="00000000" w:rsidRPr="00000000">
              <w:rPr>
                <w:sz w:val="16"/>
                <w:szCs w:val="16"/>
                <w:rtl w:val="0"/>
              </w:rPr>
              <w:t xml:space="preserve">3 - 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6">
            <w:pPr>
              <w:jc w:val="center"/>
              <w:rPr>
                <w:sz w:val="16"/>
                <w:szCs w:val="16"/>
              </w:rPr>
            </w:pPr>
            <w:r w:rsidDel="00000000" w:rsidR="00000000" w:rsidRPr="00000000">
              <w:rPr>
                <w:sz w:val="16"/>
                <w:szCs w:val="16"/>
                <w:rtl w:val="0"/>
              </w:rPr>
              <w:t xml:space="preserve">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7">
            <w:pPr>
              <w:rPr>
                <w:sz w:val="16"/>
                <w:szCs w:val="16"/>
              </w:rPr>
            </w:pPr>
            <w:r w:rsidDel="00000000" w:rsidR="00000000" w:rsidRPr="00000000">
              <w:rPr>
                <w:sz w:val="16"/>
                <w:szCs w:val="16"/>
                <w:rtl w:val="0"/>
              </w:rPr>
              <w:t xml:space="preserve">Notas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8">
            <w:pPr>
              <w:rPr>
                <w:sz w:val="16"/>
                <w:szCs w:val="16"/>
              </w:rPr>
            </w:pPr>
            <w:r w:rsidDel="00000000" w:rsidR="00000000" w:rsidRPr="00000000">
              <w:rPr>
                <w:sz w:val="16"/>
                <w:szCs w:val="16"/>
                <w:rtl w:val="0"/>
              </w:rPr>
              <w:t xml:space="preserve">Pode esperar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9">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A">
            <w:pPr>
              <w:rPr>
                <w:sz w:val="16"/>
                <w:szCs w:val="16"/>
              </w:rPr>
            </w:pPr>
            <w:r w:rsidDel="00000000" w:rsidR="00000000" w:rsidRPr="00000000">
              <w:rPr>
                <w:sz w:val="16"/>
                <w:szCs w:val="16"/>
                <w:rtl w:val="0"/>
              </w:rPr>
              <w:t xml:space="preserve">Nativo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DB">
            <w:pPr>
              <w:widowControl w:val="0"/>
              <w:spacing w:line="276" w:lineRule="auto"/>
              <w:jc w:val="center"/>
              <w:rPr>
                <w:sz w:val="16"/>
                <w:szCs w:val="16"/>
              </w:rPr>
            </w:pPr>
            <w:r w:rsidDel="00000000" w:rsidR="00000000" w:rsidRPr="00000000">
              <w:rPr>
                <w:sz w:val="16"/>
                <w:szCs w:val="16"/>
                <w:rtl w:val="0"/>
              </w:rPr>
              <w:t xml:space="preserve">2 - 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C">
            <w:pPr>
              <w:jc w:val="center"/>
              <w:rPr>
                <w:sz w:val="16"/>
                <w:szCs w:val="16"/>
              </w:rPr>
            </w:pPr>
            <w:r w:rsidDel="00000000" w:rsidR="00000000" w:rsidRPr="00000000">
              <w:rPr>
                <w:sz w:val="16"/>
                <w:szCs w:val="16"/>
                <w:rtl w:val="0"/>
              </w:rPr>
              <w:t xml:space="preserve">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D">
            <w:pPr>
              <w:rPr>
                <w:sz w:val="16"/>
                <w:szCs w:val="16"/>
              </w:rPr>
            </w:pPr>
            <w:r w:rsidDel="00000000" w:rsidR="00000000" w:rsidRPr="00000000">
              <w:rPr>
                <w:sz w:val="16"/>
                <w:szCs w:val="16"/>
                <w:rtl w:val="0"/>
              </w:rPr>
              <w:t xml:space="preserve">Envio de Gifs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E">
            <w:pPr>
              <w:rPr>
                <w:sz w:val="16"/>
                <w:szCs w:val="16"/>
              </w:rPr>
            </w:pPr>
            <w:r w:rsidDel="00000000" w:rsidR="00000000" w:rsidRPr="00000000">
              <w:rPr>
                <w:sz w:val="16"/>
                <w:szCs w:val="16"/>
                <w:rtl w:val="0"/>
              </w:rPr>
              <w:t xml:space="preserve">Pode esperar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F">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0">
            <w:pPr>
              <w:rPr>
                <w:sz w:val="16"/>
                <w:szCs w:val="16"/>
              </w:rPr>
            </w:pPr>
            <w:r w:rsidDel="00000000" w:rsidR="00000000" w:rsidRPr="00000000">
              <w:rPr>
                <w:sz w:val="16"/>
                <w:szCs w:val="16"/>
                <w:rtl w:val="0"/>
              </w:rPr>
              <w:t xml:space="preserve">Nativo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E1">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2">
            <w:pPr>
              <w:jc w:val="center"/>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3">
            <w:pPr>
              <w:rPr>
                <w:sz w:val="16"/>
                <w:szCs w:val="16"/>
              </w:rPr>
            </w:pPr>
            <w:r w:rsidDel="00000000" w:rsidR="00000000" w:rsidRPr="00000000">
              <w:rPr>
                <w:sz w:val="16"/>
                <w:szCs w:val="16"/>
                <w:rtl w:val="0"/>
              </w:rPr>
              <w:t xml:space="preserve">Enviar emojis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4">
            <w:pPr>
              <w:rPr>
                <w:sz w:val="16"/>
                <w:szCs w:val="16"/>
              </w:rPr>
            </w:pPr>
            <w:r w:rsidDel="00000000" w:rsidR="00000000" w:rsidRPr="00000000">
              <w:rPr>
                <w:sz w:val="16"/>
                <w:szCs w:val="16"/>
                <w:rtl w:val="0"/>
              </w:rPr>
              <w:t xml:space="preserve">Pode esperar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5">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6">
            <w:pPr>
              <w:rPr>
                <w:sz w:val="16"/>
                <w:szCs w:val="16"/>
              </w:rPr>
            </w:pPr>
            <w:r w:rsidDel="00000000" w:rsidR="00000000" w:rsidRPr="00000000">
              <w:rPr>
                <w:sz w:val="16"/>
                <w:szCs w:val="16"/>
                <w:rtl w:val="0"/>
              </w:rPr>
              <w:t xml:space="preserve">Nativo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E7">
            <w:pPr>
              <w:widowControl w:val="0"/>
              <w:spacing w:line="276" w:lineRule="auto"/>
              <w:jc w:val="center"/>
              <w:rPr>
                <w:sz w:val="16"/>
                <w:szCs w:val="16"/>
              </w:rPr>
            </w:pPr>
            <w:r w:rsidDel="00000000" w:rsidR="00000000" w:rsidRPr="00000000">
              <w:rPr>
                <w:sz w:val="16"/>
                <w:szCs w:val="16"/>
                <w:rtl w:val="0"/>
              </w:rPr>
              <w:t xml:space="preserve">1 - 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8">
            <w:pPr>
              <w:jc w:val="center"/>
              <w:rPr>
                <w:sz w:val="16"/>
                <w:szCs w:val="16"/>
              </w:rPr>
            </w:pPr>
            <w:r w:rsidDel="00000000" w:rsidR="00000000" w:rsidRPr="00000000">
              <w:rPr>
                <w:sz w:val="16"/>
                <w:szCs w:val="16"/>
                <w:rtl w:val="0"/>
              </w:rPr>
              <w:t xml:space="preserve">71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9">
            <w:pPr>
              <w:rPr>
                <w:sz w:val="16"/>
                <w:szCs w:val="16"/>
              </w:rPr>
            </w:pPr>
            <w:r w:rsidDel="00000000" w:rsidR="00000000" w:rsidRPr="00000000">
              <w:rPr>
                <w:sz w:val="16"/>
                <w:szCs w:val="16"/>
                <w:rtl w:val="0"/>
              </w:rPr>
              <w:t xml:space="preserve">Histórico de ações e logs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A">
            <w:pPr>
              <w:rPr>
                <w:sz w:val="16"/>
                <w:szCs w:val="16"/>
              </w:rPr>
            </w:pPr>
            <w:r w:rsidDel="00000000" w:rsidR="00000000" w:rsidRPr="00000000">
              <w:rPr>
                <w:sz w:val="16"/>
                <w:szCs w:val="16"/>
                <w:rtl w:val="0"/>
              </w:rPr>
              <w:t xml:space="preserve">Pode esperar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B">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C">
            <w:pPr>
              <w:rPr>
                <w:sz w:val="16"/>
                <w:szCs w:val="16"/>
              </w:rPr>
            </w:pPr>
            <w:r w:rsidDel="00000000" w:rsidR="00000000" w:rsidRPr="00000000">
              <w:rPr>
                <w:sz w:val="16"/>
                <w:szCs w:val="16"/>
                <w:rtl w:val="0"/>
              </w:rPr>
              <w:t xml:space="preserve">Nativo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ED">
            <w:pPr>
              <w:widowControl w:val="0"/>
              <w:spacing w:line="276" w:lineRule="auto"/>
              <w:jc w:val="center"/>
              <w:rPr>
                <w:sz w:val="16"/>
                <w:szCs w:val="16"/>
              </w:rPr>
            </w:pPr>
            <w:r w:rsidDel="00000000" w:rsidR="00000000" w:rsidRPr="00000000">
              <w:rPr>
                <w:sz w:val="16"/>
                <w:szCs w:val="16"/>
                <w:rtl w:val="0"/>
              </w:rPr>
              <w:t xml:space="preserve">2 - 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E">
            <w:pPr>
              <w:jc w:val="center"/>
              <w:rPr>
                <w:sz w:val="16"/>
                <w:szCs w:val="16"/>
              </w:rPr>
            </w:pPr>
            <w:r w:rsidDel="00000000" w:rsidR="00000000" w:rsidRPr="00000000">
              <w:rPr>
                <w:sz w:val="16"/>
                <w:szCs w:val="16"/>
                <w:rtl w:val="0"/>
              </w:rPr>
              <w:t xml:space="preserve">72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F">
            <w:pPr>
              <w:rPr>
                <w:sz w:val="16"/>
                <w:szCs w:val="16"/>
              </w:rPr>
            </w:pPr>
            <w:r w:rsidDel="00000000" w:rsidR="00000000" w:rsidRPr="00000000">
              <w:rPr>
                <w:sz w:val="16"/>
                <w:szCs w:val="16"/>
                <w:rtl w:val="0"/>
              </w:rPr>
              <w:t xml:space="preserve">Marcar conversas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0">
            <w:pPr>
              <w:rPr>
                <w:sz w:val="16"/>
                <w:szCs w:val="16"/>
              </w:rPr>
            </w:pPr>
            <w:r w:rsidDel="00000000" w:rsidR="00000000" w:rsidRPr="00000000">
              <w:rPr>
                <w:sz w:val="16"/>
                <w:szCs w:val="16"/>
                <w:rtl w:val="0"/>
              </w:rPr>
              <w:t xml:space="preserve">Pode esperar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1">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2">
            <w:pPr>
              <w:rPr>
                <w:sz w:val="16"/>
                <w:szCs w:val="16"/>
              </w:rPr>
            </w:pPr>
            <w:r w:rsidDel="00000000" w:rsidR="00000000" w:rsidRPr="00000000">
              <w:rPr>
                <w:sz w:val="16"/>
                <w:szCs w:val="16"/>
                <w:rtl w:val="0"/>
              </w:rPr>
              <w:t xml:space="preserve">Customização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F3">
            <w:pPr>
              <w:widowControl w:val="0"/>
              <w:spacing w:line="276" w:lineRule="auto"/>
              <w:jc w:val="center"/>
              <w:rPr>
                <w:sz w:val="16"/>
                <w:szCs w:val="16"/>
              </w:rPr>
            </w:pPr>
            <w:r w:rsidDel="00000000" w:rsidR="00000000" w:rsidRPr="00000000">
              <w:rPr>
                <w:sz w:val="16"/>
                <w:szCs w:val="16"/>
                <w:rtl w:val="0"/>
              </w:rPr>
              <w:t xml:space="preserve">3 - L</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4">
            <w:pPr>
              <w:jc w:val="center"/>
              <w:rPr>
                <w:sz w:val="16"/>
                <w:szCs w:val="16"/>
              </w:rPr>
            </w:pPr>
            <w:r w:rsidDel="00000000" w:rsidR="00000000" w:rsidRPr="00000000">
              <w:rPr>
                <w:sz w:val="16"/>
                <w:szCs w:val="16"/>
                <w:rtl w:val="0"/>
              </w:rPr>
              <w:t xml:space="preserve">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5">
            <w:pPr>
              <w:rPr>
                <w:sz w:val="16"/>
                <w:szCs w:val="16"/>
              </w:rPr>
            </w:pPr>
            <w:r w:rsidDel="00000000" w:rsidR="00000000" w:rsidRPr="00000000">
              <w:rPr>
                <w:sz w:val="16"/>
                <w:szCs w:val="16"/>
                <w:rtl w:val="0"/>
              </w:rPr>
              <w:t xml:space="preserve">Sinalizar conversas que não estão sendo respondidas pelo usuário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6">
            <w:pPr>
              <w:rPr>
                <w:sz w:val="16"/>
                <w:szCs w:val="16"/>
              </w:rPr>
            </w:pPr>
            <w:r w:rsidDel="00000000" w:rsidR="00000000" w:rsidRPr="00000000">
              <w:rPr>
                <w:sz w:val="16"/>
                <w:szCs w:val="16"/>
                <w:rtl w:val="0"/>
              </w:rPr>
              <w:t xml:space="preserve">Pode esperar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7">
            <w:pPr>
              <w:rPr>
                <w:sz w:val="16"/>
                <w:szCs w:val="16"/>
              </w:rPr>
            </w:pPr>
            <w:r w:rsidDel="00000000" w:rsidR="00000000" w:rsidRPr="00000000">
              <w:rPr>
                <w:sz w:val="16"/>
                <w:szCs w:val="16"/>
                <w:rtl w:val="0"/>
              </w:rPr>
              <w:t xml:space="preserve">Atende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8">
            <w:pPr>
              <w:rPr>
                <w:sz w:val="16"/>
                <w:szCs w:val="16"/>
              </w:rPr>
            </w:pPr>
            <w:r w:rsidDel="00000000" w:rsidR="00000000" w:rsidRPr="00000000">
              <w:rPr>
                <w:sz w:val="16"/>
                <w:szCs w:val="16"/>
                <w:rtl w:val="0"/>
              </w:rPr>
              <w:t xml:space="preserve">Customização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F9">
            <w:pPr>
              <w:widowControl w:val="0"/>
              <w:spacing w:line="276" w:lineRule="auto"/>
              <w:jc w:val="center"/>
              <w:rPr>
                <w:sz w:val="16"/>
                <w:szCs w:val="16"/>
              </w:rPr>
            </w:pPr>
            <w:r w:rsidDel="00000000" w:rsidR="00000000" w:rsidRPr="00000000">
              <w:rPr>
                <w:sz w:val="16"/>
                <w:szCs w:val="16"/>
                <w:rtl w:val="0"/>
              </w:rPr>
              <w:t xml:space="preserve">1 - S</w:t>
            </w:r>
          </w:p>
        </w:tc>
      </w:tr>
    </w:tbl>
    <w:p w:rsidR="00000000" w:rsidDel="00000000" w:rsidP="00000000" w:rsidRDefault="00000000" w:rsidRPr="00000000" w14:paraId="000001FA">
      <w:pPr>
        <w:rPr>
          <w:b w:val="1"/>
          <w:sz w:val="22"/>
          <w:szCs w:val="22"/>
        </w:rPr>
      </w:pPr>
      <w:r w:rsidDel="00000000" w:rsidR="00000000" w:rsidRPr="00000000">
        <w:rPr>
          <w:b w:val="1"/>
          <w:sz w:val="22"/>
          <w:szCs w:val="22"/>
          <w:rtl w:val="0"/>
        </w:rPr>
        <w:br w:type="textWrapping"/>
      </w:r>
      <w:r w:rsidDel="00000000" w:rsidR="00000000" w:rsidRPr="00000000">
        <w:rPr>
          <w:b w:val="1"/>
          <w:rtl w:val="0"/>
        </w:rPr>
        <w:t xml:space="preserve">Legenda: </w:t>
      </w:r>
      <w:r w:rsidDel="00000000" w:rsidR="00000000" w:rsidRPr="00000000">
        <w:rPr>
          <w:rtl w:val="0"/>
        </w:rPr>
      </w:r>
    </w:p>
    <w:tbl>
      <w:tblPr>
        <w:tblStyle w:val="Table4"/>
        <w:tblW w:w="10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9000"/>
        <w:tblGridChange w:id="0">
          <w:tblGrid>
            <w:gridCol w:w="1500"/>
            <w:gridCol w:w="90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0e0e3" w:val="clear"/>
            <w:tcMar>
              <w:top w:w="40.0" w:type="dxa"/>
              <w:left w:w="40.0" w:type="dxa"/>
              <w:bottom w:w="40.0" w:type="dxa"/>
              <w:right w:w="40.0" w:type="dxa"/>
            </w:tcMar>
          </w:tcPr>
          <w:p w:rsidR="00000000" w:rsidDel="00000000" w:rsidP="00000000" w:rsidRDefault="00000000" w:rsidRPr="00000000" w14:paraId="000001FB">
            <w:pPr>
              <w:widowControl w:val="0"/>
              <w:pBdr>
                <w:top w:space="0" w:sz="0" w:val="nil"/>
                <w:left w:space="0" w:sz="0" w:val="nil"/>
                <w:bottom w:space="0" w:sz="0" w:val="nil"/>
                <w:right w:space="0" w:sz="0" w:val="nil"/>
                <w:between w:space="0" w:sz="0" w:val="nil"/>
              </w:pBdr>
              <w:spacing w:after="0" w:lineRule="auto"/>
              <w:jc w:val="center"/>
              <w:rPr/>
            </w:pPr>
            <w:r w:rsidDel="00000000" w:rsidR="00000000" w:rsidRPr="00000000">
              <w:rPr>
                <w:b w:val="1"/>
                <w:rtl w:val="0"/>
              </w:rPr>
              <w:t xml:space="preserve">Size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1FC">
            <w:pPr>
              <w:widowControl w:val="0"/>
              <w:spacing w:after="0" w:lineRule="auto"/>
              <w:jc w:val="center"/>
              <w:rPr/>
            </w:pPr>
            <w:r w:rsidDel="00000000" w:rsidR="00000000" w:rsidRPr="00000000">
              <w:rPr>
                <w:b w:val="1"/>
                <w:rtl w:val="0"/>
              </w:rPr>
              <w:t xml:space="preserve">Descrição</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FD">
            <w:pPr>
              <w:widowControl w:val="0"/>
              <w:spacing w:after="0" w:lineRule="auto"/>
              <w:jc w:val="center"/>
              <w:rPr/>
            </w:pPr>
            <w:r w:rsidDel="00000000" w:rsidR="00000000" w:rsidRPr="00000000">
              <w:rPr>
                <w:rtl w:val="0"/>
              </w:rPr>
              <w:t xml:space="preserve">1 - 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after="0" w:lineRule="auto"/>
              <w:jc w:val="left"/>
              <w:rPr/>
            </w:pPr>
            <w:r w:rsidDel="00000000" w:rsidR="00000000" w:rsidRPr="00000000">
              <w:rPr>
                <w:rtl w:val="0"/>
              </w:rPr>
              <w:t xml:space="preserve">Uma tarefa muito pequena e rápida de ser concluída.</w:t>
              <w:br w:type="textWrapping"/>
              <w:t xml:space="preserve">Tempo estimado: 1 dia.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FF">
            <w:pPr>
              <w:widowControl w:val="0"/>
              <w:spacing w:after="0" w:lineRule="auto"/>
              <w:jc w:val="center"/>
              <w:rPr/>
            </w:pPr>
            <w:r w:rsidDel="00000000" w:rsidR="00000000" w:rsidRPr="00000000">
              <w:rPr>
                <w:rtl w:val="0"/>
              </w:rPr>
              <w:t xml:space="preserve">2 -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after="0" w:lineRule="auto"/>
              <w:jc w:val="left"/>
              <w:rPr/>
            </w:pPr>
            <w:r w:rsidDel="00000000" w:rsidR="00000000" w:rsidRPr="00000000">
              <w:rPr>
                <w:rtl w:val="0"/>
              </w:rPr>
              <w:t xml:space="preserve">Uma tarefa pequena, mas que pode requerer um pouco mais de esforço.</w:t>
              <w:br w:type="textWrapping"/>
              <w:t xml:space="preserve">Tempo estimado: 1 a 2 dias.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01">
            <w:pPr>
              <w:widowControl w:val="0"/>
              <w:spacing w:after="0" w:lineRule="auto"/>
              <w:jc w:val="center"/>
              <w:rPr/>
            </w:pPr>
            <w:r w:rsidDel="00000000" w:rsidR="00000000" w:rsidRPr="00000000">
              <w:rPr>
                <w:rtl w:val="0"/>
              </w:rPr>
              <w:t xml:space="preserve">3 - 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after="0" w:lineRule="auto"/>
              <w:jc w:val="left"/>
              <w:rPr/>
            </w:pPr>
            <w:r w:rsidDel="00000000" w:rsidR="00000000" w:rsidRPr="00000000">
              <w:rPr>
                <w:rtl w:val="0"/>
              </w:rPr>
              <w:t xml:space="preserve">Uma tarefa de tamanho médio, que pode envolver mais complexidade.</w:t>
              <w:br w:type="textWrapping"/>
              <w:t xml:space="preserve">Tempo estimado: 2 a 4 dias.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03">
            <w:pPr>
              <w:widowControl w:val="0"/>
              <w:spacing w:after="0" w:lineRule="auto"/>
              <w:jc w:val="center"/>
              <w:rPr/>
            </w:pPr>
            <w:r w:rsidDel="00000000" w:rsidR="00000000" w:rsidRPr="00000000">
              <w:rPr>
                <w:rtl w:val="0"/>
              </w:rPr>
              <w:t xml:space="preserve">4 - XL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after="0" w:lineRule="auto"/>
              <w:jc w:val="left"/>
              <w:rPr/>
            </w:pPr>
            <w:r w:rsidDel="00000000" w:rsidR="00000000" w:rsidRPr="00000000">
              <w:rPr>
                <w:rtl w:val="0"/>
              </w:rPr>
              <w:t xml:space="preserve">Uma tarefa grande, que pode requerer um planejamento mais detalhado.</w:t>
              <w:br w:type="textWrapping"/>
              <w:t xml:space="preserve">Tempo estimado: 4 a 7 dias.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05">
            <w:pPr>
              <w:widowControl w:val="0"/>
              <w:spacing w:after="0" w:lineRule="auto"/>
              <w:jc w:val="center"/>
              <w:rPr/>
            </w:pPr>
            <w:r w:rsidDel="00000000" w:rsidR="00000000" w:rsidRPr="00000000">
              <w:rPr>
                <w:rtl w:val="0"/>
              </w:rPr>
              <w:t xml:space="preserve">5 - XXL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after="0" w:lineRule="auto"/>
              <w:jc w:val="left"/>
              <w:rPr/>
            </w:pPr>
            <w:r w:rsidDel="00000000" w:rsidR="00000000" w:rsidRPr="00000000">
              <w:rPr>
                <w:rtl w:val="0"/>
              </w:rPr>
              <w:t xml:space="preserve">Uma tarefa muito grande e complexa, possivelmente precisando ser dividida em tarefas menores.</w:t>
              <w:br w:type="textWrapping"/>
              <w:t xml:space="preserve">Tempo estimado: Mais de uma semana.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07">
            <w:pPr>
              <w:widowControl w:val="0"/>
              <w:spacing w:after="0" w:lineRule="auto"/>
              <w:jc w:val="center"/>
              <w:rPr/>
            </w:pPr>
            <w:r w:rsidDel="00000000" w:rsidR="00000000" w:rsidRPr="00000000">
              <w:rPr>
                <w:rtl w:val="0"/>
              </w:rPr>
              <w:t xml:space="preserve">6 - XXXL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after="0" w:lineRule="auto"/>
              <w:jc w:val="left"/>
              <w:rPr/>
            </w:pPr>
            <w:r w:rsidDel="00000000" w:rsidR="00000000" w:rsidRPr="00000000">
              <w:rPr>
                <w:rtl w:val="0"/>
              </w:rPr>
              <w:t xml:space="preserve">Uma tarefa extremamente grande e complexa, que certamente precisará ser quebrada em partes menores.</w:t>
              <w:br w:type="textWrapping"/>
              <w:t xml:space="preserve">Tempo estimado: Várias semanas ou mais.</w:t>
            </w:r>
          </w:p>
        </w:tc>
      </w:tr>
    </w:tbl>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b w:val="1"/>
          <w:sz w:val="22"/>
          <w:szCs w:val="22"/>
        </w:rPr>
      </w:pPr>
      <w:r w:rsidDel="00000000" w:rsidR="00000000" w:rsidRPr="00000000">
        <w:rPr>
          <w:rtl w:val="0"/>
        </w:rPr>
        <w:t xml:space="preserve">Essas estimativas ajudam a equipe a compreender rapidamente a complexidade e o esforço necessário para completar uma tarefa, facilitando o planejamento.</w:t>
        <w:br w:type="textWrapping"/>
        <w:br w:type="textWrapping"/>
        <w:t xml:space="preserve">Caso o  Sicredi deseje incluir novos requisitos não listados ou alterar os requisitos existentes, a Salesforce criará um Pedido de Mudança (Change Order). Esse pedido poderá incluir a modificação dos requisitos listados ou o acréscimo de novos itens, detalhando o escopo, esforço e investimento necessários. A execução desse pedido de mudança só será iniciada após a assinatura do documento.</w:t>
      </w:r>
      <w:r w:rsidDel="00000000" w:rsidR="00000000" w:rsidRPr="00000000">
        <w:rPr>
          <w:b w:val="1"/>
          <w:sz w:val="22"/>
          <w:szCs w:val="22"/>
          <w:rtl w:val="0"/>
        </w:rPr>
        <w:br w:type="textWrapping"/>
      </w:r>
    </w:p>
    <w:p w:rsidR="00000000" w:rsidDel="00000000" w:rsidP="00000000" w:rsidRDefault="00000000" w:rsidRPr="00000000" w14:paraId="0000020B">
      <w:pPr>
        <w:rPr/>
      </w:pPr>
      <w:r w:rsidDel="00000000" w:rsidR="00000000" w:rsidRPr="00000000">
        <w:rPr>
          <w:b w:val="1"/>
          <w:sz w:val="20"/>
          <w:szCs w:val="20"/>
          <w:rtl w:val="0"/>
        </w:rPr>
        <w:t xml:space="preserve">2.2.2 Tabela de features previstas por requisito</w:t>
      </w:r>
      <w:r w:rsidDel="00000000" w:rsidR="00000000" w:rsidRPr="00000000">
        <w:rPr>
          <w:b w:val="1"/>
          <w:sz w:val="22"/>
          <w:szCs w:val="22"/>
          <w:rtl w:val="0"/>
        </w:rPr>
        <w:br w:type="textWrapping"/>
        <w:br w:type="textWrapping"/>
      </w:r>
      <w:r w:rsidDel="00000000" w:rsidR="00000000" w:rsidRPr="00000000">
        <w:rPr>
          <w:rtl w:val="0"/>
        </w:rPr>
        <w:t xml:space="preserve">Esta tabela refere-se ao que a Salesforce considera necessário configurar, customizar e parametrizar dentro da plataforma para realizar as entregas relacionadas aos itens do item 2.2.1. </w:t>
      </w:r>
    </w:p>
    <w:sdt>
      <w:sdtPr>
        <w:lock w:val="contentLocked"/>
        <w:tag w:val="goog_rdk_0"/>
      </w:sdtPr>
      <w:sdtContent>
        <w:tbl>
          <w:tblPr>
            <w:tblStyle w:val="Table5"/>
            <w:tblW w:w="106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5280"/>
            <w:gridCol w:w="3360"/>
            <w:tblGridChange w:id="0">
              <w:tblGrid>
                <w:gridCol w:w="1965"/>
                <w:gridCol w:w="5280"/>
                <w:gridCol w:w="3360"/>
              </w:tblGrid>
            </w:tblGridChange>
          </w:tblGrid>
          <w:tr>
            <w:trPr>
              <w:cantSplit w:val="0"/>
              <w:trHeight w:val="284" w:hRule="atLeast"/>
              <w:tblHeader w:val="1"/>
            </w:trPr>
            <w:tc>
              <w:tcPr>
                <w:tcBorders>
                  <w:top w:color="cccccc" w:space="0" w:sz="8" w:val="single"/>
                  <w:left w:color="cccccc" w:space="0" w:sz="8" w:val="single"/>
                  <w:bottom w:color="cccccc" w:space="0" w:sz="8" w:val="single"/>
                  <w:right w:color="cccccc" w:space="0" w:sz="8" w:val="single"/>
                </w:tcBorders>
                <w:shd w:fill="d0e0e3" w:val="clear"/>
                <w:tcMar>
                  <w:top w:w="40.0" w:type="dxa"/>
                  <w:left w:w="40.0" w:type="dxa"/>
                  <w:bottom w:w="40.0" w:type="dxa"/>
                  <w:right w:w="40.0" w:type="dxa"/>
                </w:tcMar>
                <w:vAlign w:val="bottom"/>
              </w:tcPr>
              <w:p w:rsidR="00000000" w:rsidDel="00000000" w:rsidP="00000000" w:rsidRDefault="00000000" w:rsidRPr="00000000" w14:paraId="0000020C">
                <w:pPr>
                  <w:widowControl w:val="0"/>
                  <w:ind w:right="-60"/>
                  <w:jc w:val="center"/>
                  <w:rPr>
                    <w:b w:val="1"/>
                    <w:sz w:val="16"/>
                    <w:szCs w:val="16"/>
                  </w:rPr>
                </w:pPr>
                <w:r w:rsidDel="00000000" w:rsidR="00000000" w:rsidRPr="00000000">
                  <w:rPr>
                    <w:b w:val="1"/>
                    <w:sz w:val="16"/>
                    <w:szCs w:val="16"/>
                    <w:rtl w:val="0"/>
                  </w:rPr>
                  <w:t xml:space="preserve">Feature</w:t>
                </w:r>
              </w:p>
            </w:tc>
            <w:tc>
              <w:tcPr>
                <w:tcBorders>
                  <w:top w:color="cccccc" w:space="0" w:sz="8" w:val="single"/>
                  <w:left w:color="cccccc" w:space="0" w:sz="8" w:val="single"/>
                  <w:bottom w:color="cccccc" w:space="0" w:sz="8" w:val="single"/>
                  <w:right w:color="cccccc" w:space="0" w:sz="8" w:val="single"/>
                </w:tcBorders>
                <w:shd w:fill="d0e0e3" w:val="clear"/>
                <w:tcMar>
                  <w:top w:w="40.0" w:type="dxa"/>
                  <w:left w:w="40.0" w:type="dxa"/>
                  <w:bottom w:w="40.0" w:type="dxa"/>
                  <w:right w:w="40.0" w:type="dxa"/>
                </w:tcMar>
                <w:vAlign w:val="bottom"/>
              </w:tcPr>
              <w:p w:rsidR="00000000" w:rsidDel="00000000" w:rsidP="00000000" w:rsidRDefault="00000000" w:rsidRPr="00000000" w14:paraId="0000020D">
                <w:pPr>
                  <w:widowControl w:val="0"/>
                  <w:ind w:right="-60"/>
                  <w:jc w:val="center"/>
                  <w:rPr>
                    <w:b w:val="1"/>
                    <w:sz w:val="16"/>
                    <w:szCs w:val="16"/>
                  </w:rPr>
                </w:pPr>
                <w:r w:rsidDel="00000000" w:rsidR="00000000" w:rsidRPr="00000000">
                  <w:rPr>
                    <w:b w:val="1"/>
                    <w:sz w:val="16"/>
                    <w:szCs w:val="16"/>
                    <w:rtl w:val="0"/>
                  </w:rPr>
                  <w:t xml:space="preserve">Descrição e limites para atender os Requisitos</w:t>
                </w:r>
              </w:p>
            </w:tc>
            <w:tc>
              <w:tcPr>
                <w:tcBorders>
                  <w:top w:color="cccccc" w:space="0" w:sz="8" w:val="single"/>
                  <w:left w:color="cccccc" w:space="0" w:sz="8" w:val="single"/>
                  <w:bottom w:color="cccccc" w:space="0" w:sz="8" w:val="single"/>
                  <w:right w:color="cccccc" w:space="0" w:sz="8" w:val="single"/>
                </w:tcBorders>
                <w:shd w:fill="d0e0e3" w:val="clear"/>
                <w:tcMar>
                  <w:top w:w="40.0" w:type="dxa"/>
                  <w:left w:w="40.0" w:type="dxa"/>
                  <w:bottom w:w="40.0" w:type="dxa"/>
                  <w:right w:w="40.0" w:type="dxa"/>
                </w:tcMar>
                <w:vAlign w:val="bottom"/>
              </w:tcPr>
              <w:p w:rsidR="00000000" w:rsidDel="00000000" w:rsidP="00000000" w:rsidRDefault="00000000" w:rsidRPr="00000000" w14:paraId="0000020E">
                <w:pPr>
                  <w:widowControl w:val="0"/>
                  <w:ind w:right="-60"/>
                  <w:jc w:val="center"/>
                  <w:rPr>
                    <w:b w:val="1"/>
                    <w:sz w:val="16"/>
                    <w:szCs w:val="16"/>
                  </w:rPr>
                </w:pPr>
                <w:r w:rsidDel="00000000" w:rsidR="00000000" w:rsidRPr="00000000">
                  <w:rPr>
                    <w:b w:val="1"/>
                    <w:sz w:val="16"/>
                    <w:szCs w:val="16"/>
                    <w:rtl w:val="0"/>
                  </w:rPr>
                  <w:t xml:space="preserve">REQs</w:t>
                </w:r>
              </w:p>
            </w:tc>
          </w:tr>
          <w:tr>
            <w:trPr>
              <w:cantSplit w:val="0"/>
              <w:trHeight w:val="404" w:hRule="atLeast"/>
              <w:tblHeader w:val="0"/>
            </w:trPr>
            <w:tc>
              <w:tcPr>
                <w:tcBorders>
                  <w:top w:color="cccccc" w:space="0" w:sz="8" w:val="single"/>
                  <w:left w:color="cccccc" w:space="0" w:sz="8" w:val="single"/>
                  <w:bottom w:color="cccccc" w:space="0" w:sz="8" w:val="single"/>
                  <w:right w:color="cccccc" w:space="0" w:sz="8" w:val="single"/>
                </w:tcBorders>
                <w:shd w:fill="d0e0e3" w:val="clear"/>
                <w:tcMar>
                  <w:top w:w="28.0" w:type="dxa"/>
                  <w:left w:w="28.0" w:type="dxa"/>
                  <w:bottom w:w="28.0" w:type="dxa"/>
                  <w:right w:w="28.0" w:type="dxa"/>
                </w:tcMar>
                <w:vAlign w:val="bottom"/>
              </w:tcPr>
              <w:p w:rsidR="00000000" w:rsidDel="00000000" w:rsidP="00000000" w:rsidRDefault="00000000" w:rsidRPr="00000000" w14:paraId="0000020F">
                <w:pPr>
                  <w:widowControl w:val="0"/>
                  <w:ind w:right="-60"/>
                  <w:jc w:val="left"/>
                  <w:rPr>
                    <w:b w:val="1"/>
                    <w:sz w:val="16"/>
                    <w:szCs w:val="16"/>
                  </w:rPr>
                </w:pPr>
                <w:r w:rsidDel="00000000" w:rsidR="00000000" w:rsidRPr="00000000">
                  <w:rPr>
                    <w:b w:val="1"/>
                    <w:sz w:val="16"/>
                    <w:szCs w:val="16"/>
                    <w:rtl w:val="0"/>
                  </w:rPr>
                  <w:t xml:space="preserve">Criação de Objetos</w:t>
                </w:r>
              </w:p>
            </w:tc>
            <w:tc>
              <w:tcPr>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bottom"/>
              </w:tcPr>
              <w:p w:rsidR="00000000" w:rsidDel="00000000" w:rsidP="00000000" w:rsidRDefault="00000000" w:rsidRPr="00000000" w14:paraId="00000210">
                <w:pPr>
                  <w:widowControl w:val="0"/>
                  <w:ind w:right="1455"/>
                  <w:jc w:val="left"/>
                  <w:rPr>
                    <w:sz w:val="16"/>
                    <w:szCs w:val="16"/>
                  </w:rPr>
                </w:pPr>
                <w:r w:rsidDel="00000000" w:rsidR="00000000" w:rsidRPr="00000000">
                  <w:rPr>
                    <w:sz w:val="16"/>
                    <w:szCs w:val="16"/>
                    <w:rtl w:val="0"/>
                  </w:rPr>
                  <w:t xml:space="preserve">Criação e configuração de até 10 objetos Customizados (Como layouts de páginas, Tipos de registros e regras de validações)</w:t>
                </w:r>
              </w:p>
            </w:tc>
            <w:tc>
              <w:tcPr>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bottom"/>
              </w:tcPr>
              <w:p w:rsidR="00000000" w:rsidDel="00000000" w:rsidP="00000000" w:rsidRDefault="00000000" w:rsidRPr="00000000" w14:paraId="00000211">
                <w:pPr>
                  <w:widowControl w:val="0"/>
                  <w:jc w:val="center"/>
                  <w:rPr>
                    <w:sz w:val="16"/>
                    <w:szCs w:val="16"/>
                  </w:rPr>
                </w:pPr>
                <w:r w:rsidDel="00000000" w:rsidR="00000000" w:rsidRPr="00000000">
                  <w:rPr>
                    <w:sz w:val="16"/>
                    <w:szCs w:val="16"/>
                    <w:rtl w:val="0"/>
                  </w:rPr>
                  <w:t xml:space="preserve">REQ 02, 16, 18, 34, 49</w:t>
                </w:r>
              </w:p>
            </w:tc>
          </w:tr>
          <w:tr>
            <w:trPr>
              <w:cantSplit w:val="0"/>
              <w:trHeight w:val="295" w:hRule="atLeast"/>
              <w:tblHeader w:val="0"/>
            </w:trPr>
            <w:tc>
              <w:tcPr>
                <w:tcBorders>
                  <w:top w:color="cccccc" w:space="0" w:sz="8" w:val="single"/>
                  <w:left w:color="cccccc" w:space="0" w:sz="8" w:val="single"/>
                  <w:bottom w:color="cccccc" w:space="0" w:sz="8" w:val="single"/>
                  <w:right w:color="cccccc" w:space="0" w:sz="8" w:val="single"/>
                </w:tcBorders>
                <w:shd w:fill="d0e0e3" w:val="clear"/>
                <w:tcMar>
                  <w:top w:w="28.0" w:type="dxa"/>
                  <w:left w:w="28.0" w:type="dxa"/>
                  <w:bottom w:w="28.0" w:type="dxa"/>
                  <w:right w:w="28.0" w:type="dxa"/>
                </w:tcMar>
                <w:vAlign w:val="bottom"/>
              </w:tcPr>
              <w:p w:rsidR="00000000" w:rsidDel="00000000" w:rsidP="00000000" w:rsidRDefault="00000000" w:rsidRPr="00000000" w14:paraId="00000212">
                <w:pPr>
                  <w:widowControl w:val="0"/>
                  <w:ind w:right="-60"/>
                  <w:jc w:val="left"/>
                  <w:rPr>
                    <w:b w:val="1"/>
                    <w:sz w:val="16"/>
                    <w:szCs w:val="16"/>
                  </w:rPr>
                </w:pPr>
                <w:r w:rsidDel="00000000" w:rsidR="00000000" w:rsidRPr="00000000">
                  <w:rPr>
                    <w:b w:val="1"/>
                    <w:sz w:val="16"/>
                    <w:szCs w:val="16"/>
                    <w:rtl w:val="0"/>
                  </w:rPr>
                  <w:t xml:space="preserve">Visual Force page</w:t>
                </w:r>
              </w:p>
            </w:tc>
            <w:tc>
              <w:tcPr>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bottom"/>
              </w:tcPr>
              <w:p w:rsidR="00000000" w:rsidDel="00000000" w:rsidP="00000000" w:rsidRDefault="00000000" w:rsidRPr="00000000" w14:paraId="00000213">
                <w:pPr>
                  <w:widowControl w:val="0"/>
                  <w:ind w:right="1455"/>
                  <w:jc w:val="left"/>
                  <w:rPr>
                    <w:sz w:val="16"/>
                    <w:szCs w:val="16"/>
                  </w:rPr>
                </w:pPr>
                <w:r w:rsidDel="00000000" w:rsidR="00000000" w:rsidRPr="00000000">
                  <w:rPr>
                    <w:sz w:val="16"/>
                    <w:szCs w:val="16"/>
                    <w:rtl w:val="0"/>
                  </w:rPr>
                  <w:t xml:space="preserve">Criação de até 05 Páginas Visualforce para visualização de Dashboards.</w:t>
                </w:r>
              </w:p>
            </w:tc>
            <w:tc>
              <w:tcPr>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bottom"/>
              </w:tcPr>
              <w:p w:rsidR="00000000" w:rsidDel="00000000" w:rsidP="00000000" w:rsidRDefault="00000000" w:rsidRPr="00000000" w14:paraId="00000214">
                <w:pPr>
                  <w:widowControl w:val="0"/>
                  <w:jc w:val="center"/>
                  <w:rPr>
                    <w:sz w:val="16"/>
                    <w:szCs w:val="16"/>
                  </w:rPr>
                </w:pPr>
                <w:r w:rsidDel="00000000" w:rsidR="00000000" w:rsidRPr="00000000">
                  <w:rPr>
                    <w:sz w:val="16"/>
                    <w:szCs w:val="16"/>
                    <w:rtl w:val="0"/>
                  </w:rPr>
                  <w:t xml:space="preserve">REQ 17, 19, 20, 10, 12, 13</w:t>
                </w:r>
              </w:p>
            </w:tc>
          </w:tr>
          <w:tr>
            <w:trPr>
              <w:cantSplit w:val="0"/>
              <w:trHeight w:val="307" w:hRule="atLeast"/>
              <w:tblHeader w:val="0"/>
            </w:trPr>
            <w:tc>
              <w:tcPr>
                <w:tcBorders>
                  <w:top w:color="cccccc" w:space="0" w:sz="8" w:val="single"/>
                  <w:left w:color="cccccc" w:space="0" w:sz="8" w:val="single"/>
                  <w:bottom w:color="cccccc" w:space="0" w:sz="8" w:val="single"/>
                  <w:right w:color="cccccc" w:space="0" w:sz="8" w:val="single"/>
                </w:tcBorders>
                <w:shd w:fill="d0e0e3" w:val="clear"/>
                <w:tcMar>
                  <w:top w:w="28.0" w:type="dxa"/>
                  <w:left w:w="28.0" w:type="dxa"/>
                  <w:bottom w:w="28.0" w:type="dxa"/>
                  <w:right w:w="28.0" w:type="dxa"/>
                </w:tcMar>
                <w:vAlign w:val="bottom"/>
              </w:tcPr>
              <w:p w:rsidR="00000000" w:rsidDel="00000000" w:rsidP="00000000" w:rsidRDefault="00000000" w:rsidRPr="00000000" w14:paraId="00000215">
                <w:pPr>
                  <w:widowControl w:val="0"/>
                  <w:ind w:right="-60"/>
                  <w:jc w:val="left"/>
                  <w:rPr>
                    <w:b w:val="1"/>
                    <w:sz w:val="16"/>
                    <w:szCs w:val="16"/>
                  </w:rPr>
                </w:pPr>
                <w:r w:rsidDel="00000000" w:rsidR="00000000" w:rsidRPr="00000000">
                  <w:rPr>
                    <w:b w:val="1"/>
                    <w:sz w:val="16"/>
                    <w:szCs w:val="16"/>
                    <w:rtl w:val="0"/>
                  </w:rPr>
                  <w:t xml:space="preserve">Hierarquia de Funções</w:t>
                </w:r>
              </w:p>
            </w:tc>
            <w:tc>
              <w:tcPr>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bottom"/>
              </w:tcPr>
              <w:p w:rsidR="00000000" w:rsidDel="00000000" w:rsidP="00000000" w:rsidRDefault="00000000" w:rsidRPr="00000000" w14:paraId="00000216">
                <w:pPr>
                  <w:widowControl w:val="0"/>
                  <w:ind w:right="1455"/>
                  <w:jc w:val="left"/>
                  <w:rPr>
                    <w:sz w:val="16"/>
                    <w:szCs w:val="16"/>
                  </w:rPr>
                </w:pPr>
                <w:r w:rsidDel="00000000" w:rsidR="00000000" w:rsidRPr="00000000">
                  <w:rPr>
                    <w:sz w:val="16"/>
                    <w:szCs w:val="16"/>
                    <w:rtl w:val="0"/>
                  </w:rPr>
                  <w:t xml:space="preserve">Criação e configuração da hierarquia de funções do usuário para atender as cooperativas.</w:t>
                </w:r>
              </w:p>
            </w:tc>
            <w:tc>
              <w:tcPr>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bottom"/>
              </w:tcPr>
              <w:p w:rsidR="00000000" w:rsidDel="00000000" w:rsidP="00000000" w:rsidRDefault="00000000" w:rsidRPr="00000000" w14:paraId="00000217">
                <w:pPr>
                  <w:widowControl w:val="0"/>
                  <w:jc w:val="center"/>
                  <w:rPr>
                    <w:sz w:val="16"/>
                    <w:szCs w:val="16"/>
                  </w:rPr>
                </w:pPr>
                <w:r w:rsidDel="00000000" w:rsidR="00000000" w:rsidRPr="00000000">
                  <w:rPr>
                    <w:sz w:val="16"/>
                    <w:szCs w:val="16"/>
                    <w:rtl w:val="0"/>
                  </w:rPr>
                  <w:t xml:space="preserve">REQ 26</w:t>
                </w:r>
              </w:p>
            </w:tc>
          </w:tr>
          <w:tr>
            <w:trPr>
              <w:cantSplit w:val="0"/>
              <w:trHeight w:val="404" w:hRule="atLeast"/>
              <w:tblHeader w:val="0"/>
            </w:trPr>
            <w:tc>
              <w:tcPr>
                <w:tcBorders>
                  <w:top w:color="cccccc" w:space="0" w:sz="8" w:val="single"/>
                  <w:left w:color="cccccc" w:space="0" w:sz="8" w:val="single"/>
                  <w:bottom w:color="cccccc" w:space="0" w:sz="8" w:val="single"/>
                  <w:right w:color="cccccc" w:space="0" w:sz="8" w:val="single"/>
                </w:tcBorders>
                <w:shd w:fill="d0e0e3" w:val="clear"/>
                <w:tcMar>
                  <w:top w:w="28.0" w:type="dxa"/>
                  <w:left w:w="28.0" w:type="dxa"/>
                  <w:bottom w:w="28.0" w:type="dxa"/>
                  <w:right w:w="28.0" w:type="dxa"/>
                </w:tcMar>
                <w:vAlign w:val="bottom"/>
              </w:tcPr>
              <w:p w:rsidR="00000000" w:rsidDel="00000000" w:rsidP="00000000" w:rsidRDefault="00000000" w:rsidRPr="00000000" w14:paraId="00000218">
                <w:pPr>
                  <w:widowControl w:val="0"/>
                  <w:ind w:right="-60"/>
                  <w:jc w:val="left"/>
                  <w:rPr>
                    <w:b w:val="1"/>
                    <w:sz w:val="16"/>
                    <w:szCs w:val="16"/>
                  </w:rPr>
                </w:pPr>
                <w:r w:rsidDel="00000000" w:rsidR="00000000" w:rsidRPr="00000000">
                  <w:rPr>
                    <w:b w:val="1"/>
                    <w:sz w:val="16"/>
                    <w:szCs w:val="16"/>
                    <w:rtl w:val="0"/>
                  </w:rPr>
                  <w:t xml:space="preserve">Configurações de Compartilhamento</w:t>
                </w:r>
              </w:p>
            </w:tc>
            <w:tc>
              <w:tcPr>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bottom"/>
              </w:tcPr>
              <w:p w:rsidR="00000000" w:rsidDel="00000000" w:rsidP="00000000" w:rsidRDefault="00000000" w:rsidRPr="00000000" w14:paraId="00000219">
                <w:pPr>
                  <w:widowControl w:val="0"/>
                  <w:ind w:right="1455"/>
                  <w:jc w:val="left"/>
                  <w:rPr>
                    <w:sz w:val="16"/>
                    <w:szCs w:val="16"/>
                  </w:rPr>
                </w:pPr>
                <w:r w:rsidDel="00000000" w:rsidR="00000000" w:rsidRPr="00000000">
                  <w:rPr>
                    <w:sz w:val="16"/>
                    <w:szCs w:val="16"/>
                    <w:rtl w:val="0"/>
                  </w:rPr>
                  <w:t xml:space="preserve">Criação de regras de compartilhamentos para atender o nível de cooperativas.</w:t>
                </w:r>
              </w:p>
            </w:tc>
            <w:tc>
              <w:tcPr>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bottom"/>
              </w:tcPr>
              <w:p w:rsidR="00000000" w:rsidDel="00000000" w:rsidP="00000000" w:rsidRDefault="00000000" w:rsidRPr="00000000" w14:paraId="0000021A">
                <w:pPr>
                  <w:widowControl w:val="0"/>
                  <w:jc w:val="center"/>
                  <w:rPr>
                    <w:sz w:val="16"/>
                    <w:szCs w:val="16"/>
                  </w:rPr>
                </w:pPr>
                <w:r w:rsidDel="00000000" w:rsidR="00000000" w:rsidRPr="00000000">
                  <w:rPr>
                    <w:sz w:val="16"/>
                    <w:szCs w:val="16"/>
                    <w:rtl w:val="0"/>
                  </w:rPr>
                  <w:t xml:space="preserve">REQ 26</w:t>
                </w:r>
              </w:p>
            </w:tc>
          </w:tr>
          <w:tr>
            <w:trPr>
              <w:cantSplit w:val="0"/>
              <w:trHeight w:val="295" w:hRule="atLeast"/>
              <w:tblHeader w:val="0"/>
            </w:trPr>
            <w:tc>
              <w:tcPr>
                <w:tcBorders>
                  <w:top w:color="cccccc" w:space="0" w:sz="8" w:val="single"/>
                  <w:left w:color="cccccc" w:space="0" w:sz="8" w:val="single"/>
                  <w:bottom w:color="cccccc" w:space="0" w:sz="8" w:val="single"/>
                  <w:right w:color="cccccc" w:space="0" w:sz="8" w:val="single"/>
                </w:tcBorders>
                <w:shd w:fill="d0e0e3" w:val="clear"/>
                <w:tcMar>
                  <w:top w:w="28.0" w:type="dxa"/>
                  <w:left w:w="28.0" w:type="dxa"/>
                  <w:bottom w:w="28.0" w:type="dxa"/>
                  <w:right w:w="28.0" w:type="dxa"/>
                </w:tcMar>
                <w:vAlign w:val="bottom"/>
              </w:tcPr>
              <w:p w:rsidR="00000000" w:rsidDel="00000000" w:rsidP="00000000" w:rsidRDefault="00000000" w:rsidRPr="00000000" w14:paraId="0000021B">
                <w:pPr>
                  <w:widowControl w:val="0"/>
                  <w:ind w:right="-60"/>
                  <w:jc w:val="left"/>
                  <w:rPr>
                    <w:b w:val="1"/>
                    <w:sz w:val="16"/>
                    <w:szCs w:val="16"/>
                  </w:rPr>
                </w:pPr>
                <w:r w:rsidDel="00000000" w:rsidR="00000000" w:rsidRPr="00000000">
                  <w:rPr>
                    <w:b w:val="1"/>
                    <w:sz w:val="16"/>
                    <w:szCs w:val="16"/>
                    <w:rtl w:val="0"/>
                  </w:rPr>
                  <w:t xml:space="preserve">APEX (Codificação)</w:t>
                </w:r>
              </w:p>
            </w:tc>
            <w:tc>
              <w:tcPr>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bottom"/>
              </w:tcPr>
              <w:p w:rsidR="00000000" w:rsidDel="00000000" w:rsidP="00000000" w:rsidRDefault="00000000" w:rsidRPr="00000000" w14:paraId="0000021C">
                <w:pPr>
                  <w:widowControl w:val="0"/>
                  <w:ind w:right="1455"/>
                  <w:jc w:val="left"/>
                  <w:rPr>
                    <w:sz w:val="16"/>
                    <w:szCs w:val="16"/>
                  </w:rPr>
                </w:pPr>
                <w:r w:rsidDel="00000000" w:rsidR="00000000" w:rsidRPr="00000000">
                  <w:rPr>
                    <w:sz w:val="16"/>
                    <w:szCs w:val="16"/>
                    <w:rtl w:val="0"/>
                  </w:rPr>
                  <w:t xml:space="preserve">Desenvolvimento de até 13 Classes Apex de até 08 métodos.</w:t>
                </w:r>
              </w:p>
            </w:tc>
            <w:tc>
              <w:tcPr>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bottom"/>
              </w:tcPr>
              <w:p w:rsidR="00000000" w:rsidDel="00000000" w:rsidP="00000000" w:rsidRDefault="00000000" w:rsidRPr="00000000" w14:paraId="0000021D">
                <w:pPr>
                  <w:widowControl w:val="0"/>
                  <w:jc w:val="center"/>
                  <w:rPr>
                    <w:sz w:val="16"/>
                    <w:szCs w:val="16"/>
                  </w:rPr>
                </w:pPr>
                <w:r w:rsidDel="00000000" w:rsidR="00000000" w:rsidRPr="00000000">
                  <w:rPr>
                    <w:sz w:val="16"/>
                    <w:szCs w:val="16"/>
                    <w:rtl w:val="0"/>
                  </w:rPr>
                  <w:t xml:space="preserve">REQ 16, 18, 23, 26, 58, 17, 19, 20, 38, 49, 12, 13, 37</w:t>
                </w:r>
              </w:p>
            </w:tc>
          </w:tr>
          <w:tr>
            <w:trPr>
              <w:cantSplit w:val="0"/>
              <w:trHeight w:val="295" w:hRule="atLeast"/>
              <w:tblHeader w:val="0"/>
            </w:trPr>
            <w:tc>
              <w:tcPr>
                <w:tcBorders>
                  <w:top w:color="cccccc" w:space="0" w:sz="8" w:val="single"/>
                  <w:left w:color="cccccc" w:space="0" w:sz="8" w:val="single"/>
                  <w:bottom w:color="cccccc" w:space="0" w:sz="8" w:val="single"/>
                  <w:right w:color="cccccc" w:space="0" w:sz="8" w:val="single"/>
                </w:tcBorders>
                <w:shd w:fill="d0e0e3" w:val="clear"/>
                <w:tcMar>
                  <w:top w:w="28.0" w:type="dxa"/>
                  <w:left w:w="28.0" w:type="dxa"/>
                  <w:bottom w:w="28.0" w:type="dxa"/>
                  <w:right w:w="28.0" w:type="dxa"/>
                </w:tcMar>
                <w:vAlign w:val="bottom"/>
              </w:tcPr>
              <w:p w:rsidR="00000000" w:rsidDel="00000000" w:rsidP="00000000" w:rsidRDefault="00000000" w:rsidRPr="00000000" w14:paraId="0000021E">
                <w:pPr>
                  <w:widowControl w:val="0"/>
                  <w:ind w:right="-60"/>
                  <w:jc w:val="left"/>
                  <w:rPr>
                    <w:b w:val="1"/>
                    <w:sz w:val="16"/>
                    <w:szCs w:val="16"/>
                  </w:rPr>
                </w:pPr>
                <w:r w:rsidDel="00000000" w:rsidR="00000000" w:rsidRPr="00000000">
                  <w:rPr>
                    <w:b w:val="1"/>
                    <w:sz w:val="16"/>
                    <w:szCs w:val="16"/>
                    <w:rtl w:val="0"/>
                  </w:rPr>
                  <w:t xml:space="preserve">Fluxo - Simples</w:t>
                </w:r>
              </w:p>
            </w:tc>
            <w:tc>
              <w:tcPr>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bottom"/>
              </w:tcPr>
              <w:p w:rsidR="00000000" w:rsidDel="00000000" w:rsidP="00000000" w:rsidRDefault="00000000" w:rsidRPr="00000000" w14:paraId="0000021F">
                <w:pPr>
                  <w:widowControl w:val="0"/>
                  <w:ind w:right="1455"/>
                  <w:jc w:val="left"/>
                  <w:rPr>
                    <w:sz w:val="16"/>
                    <w:szCs w:val="16"/>
                  </w:rPr>
                </w:pPr>
                <w:r w:rsidDel="00000000" w:rsidR="00000000" w:rsidRPr="00000000">
                  <w:rPr>
                    <w:sz w:val="16"/>
                    <w:szCs w:val="16"/>
                    <w:rtl w:val="0"/>
                  </w:rPr>
                  <w:t xml:space="preserve">Configuração de até 07 Fluxo simples. Com Até 3 ramificações</w:t>
                </w:r>
              </w:p>
            </w:tc>
            <w:tc>
              <w:tcPr>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bottom"/>
              </w:tcPr>
              <w:p w:rsidR="00000000" w:rsidDel="00000000" w:rsidP="00000000" w:rsidRDefault="00000000" w:rsidRPr="00000000" w14:paraId="00000220">
                <w:pPr>
                  <w:widowControl w:val="0"/>
                  <w:jc w:val="center"/>
                  <w:rPr>
                    <w:sz w:val="16"/>
                    <w:szCs w:val="16"/>
                  </w:rPr>
                </w:pPr>
                <w:r w:rsidDel="00000000" w:rsidR="00000000" w:rsidRPr="00000000">
                  <w:rPr>
                    <w:sz w:val="16"/>
                    <w:szCs w:val="16"/>
                    <w:rtl w:val="0"/>
                  </w:rPr>
                  <w:t xml:space="preserve">REQ 21, 36, 57, 59, 65, 33, 37</w:t>
                </w:r>
              </w:p>
            </w:tc>
          </w:tr>
          <w:tr>
            <w:trPr>
              <w:cantSplit w:val="0"/>
              <w:trHeight w:val="366" w:hRule="atLeast"/>
              <w:tblHeader w:val="0"/>
            </w:trPr>
            <w:tc>
              <w:tcPr>
                <w:tcBorders>
                  <w:top w:color="cccccc" w:space="0" w:sz="8" w:val="single"/>
                  <w:left w:color="cccccc" w:space="0" w:sz="8" w:val="single"/>
                  <w:bottom w:color="cccccc" w:space="0" w:sz="8" w:val="single"/>
                  <w:right w:color="cccccc" w:space="0" w:sz="8" w:val="single"/>
                </w:tcBorders>
                <w:shd w:fill="d0e0e3" w:val="clear"/>
                <w:tcMar>
                  <w:top w:w="28.0" w:type="dxa"/>
                  <w:left w:w="28.0" w:type="dxa"/>
                  <w:bottom w:w="28.0" w:type="dxa"/>
                  <w:right w:w="28.0" w:type="dxa"/>
                </w:tcMar>
                <w:vAlign w:val="bottom"/>
              </w:tcPr>
              <w:p w:rsidR="00000000" w:rsidDel="00000000" w:rsidP="00000000" w:rsidRDefault="00000000" w:rsidRPr="00000000" w14:paraId="00000221">
                <w:pPr>
                  <w:widowControl w:val="0"/>
                  <w:ind w:right="-60"/>
                  <w:jc w:val="left"/>
                  <w:rPr>
                    <w:b w:val="1"/>
                    <w:sz w:val="16"/>
                    <w:szCs w:val="16"/>
                  </w:rPr>
                </w:pPr>
                <w:r w:rsidDel="00000000" w:rsidR="00000000" w:rsidRPr="00000000">
                  <w:rPr>
                    <w:b w:val="1"/>
                    <w:sz w:val="16"/>
                    <w:szCs w:val="16"/>
                    <w:rtl w:val="0"/>
                  </w:rPr>
                  <w:t xml:space="preserve">Fluxo - Médio / Complexos</w:t>
                </w:r>
              </w:p>
            </w:tc>
            <w:tc>
              <w:tcPr>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bottom"/>
              </w:tcPr>
              <w:p w:rsidR="00000000" w:rsidDel="00000000" w:rsidP="00000000" w:rsidRDefault="00000000" w:rsidRPr="00000000" w14:paraId="00000222">
                <w:pPr>
                  <w:widowControl w:val="0"/>
                  <w:ind w:right="1455"/>
                  <w:jc w:val="left"/>
                  <w:rPr>
                    <w:sz w:val="16"/>
                    <w:szCs w:val="16"/>
                  </w:rPr>
                </w:pPr>
                <w:r w:rsidDel="00000000" w:rsidR="00000000" w:rsidRPr="00000000">
                  <w:rPr>
                    <w:sz w:val="16"/>
                    <w:szCs w:val="16"/>
                    <w:rtl w:val="0"/>
                  </w:rPr>
                  <w:t xml:space="preserve">Configuração de até 04 Fluxo Médios/Complexos para automatizar. Com até Até 15 ramificações em cascata nos registros filhos</w:t>
                </w:r>
              </w:p>
            </w:tc>
            <w:tc>
              <w:tcPr>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bottom"/>
              </w:tcPr>
              <w:p w:rsidR="00000000" w:rsidDel="00000000" w:rsidP="00000000" w:rsidRDefault="00000000" w:rsidRPr="00000000" w14:paraId="00000223">
                <w:pPr>
                  <w:widowControl w:val="0"/>
                  <w:jc w:val="center"/>
                  <w:rPr>
                    <w:sz w:val="16"/>
                    <w:szCs w:val="16"/>
                  </w:rPr>
                </w:pPr>
                <w:r w:rsidDel="00000000" w:rsidR="00000000" w:rsidRPr="00000000">
                  <w:rPr>
                    <w:sz w:val="16"/>
                    <w:szCs w:val="16"/>
                    <w:rtl w:val="0"/>
                  </w:rPr>
                  <w:t xml:space="preserve">REQ 23, 04, 06, 43</w:t>
                </w:r>
              </w:p>
            </w:tc>
          </w:tr>
          <w:tr>
            <w:trPr>
              <w:cantSplit w:val="0"/>
              <w:trHeight w:val="285" w:hRule="atLeast"/>
              <w:tblHeader w:val="0"/>
            </w:trPr>
            <w:tc>
              <w:tcPr>
                <w:tcBorders>
                  <w:top w:color="cccccc" w:space="0" w:sz="8" w:val="single"/>
                  <w:left w:color="cccccc" w:space="0" w:sz="8" w:val="single"/>
                  <w:bottom w:color="cccccc" w:space="0" w:sz="8" w:val="single"/>
                  <w:right w:color="cccccc" w:space="0" w:sz="8" w:val="single"/>
                </w:tcBorders>
                <w:shd w:fill="d0e0e3" w:val="clear"/>
                <w:tcMar>
                  <w:top w:w="28.0" w:type="dxa"/>
                  <w:left w:w="28.0" w:type="dxa"/>
                  <w:bottom w:w="28.0" w:type="dxa"/>
                  <w:right w:w="28.0" w:type="dxa"/>
                </w:tcMar>
                <w:vAlign w:val="bottom"/>
              </w:tcPr>
              <w:p w:rsidR="00000000" w:rsidDel="00000000" w:rsidP="00000000" w:rsidRDefault="00000000" w:rsidRPr="00000000" w14:paraId="00000224">
                <w:pPr>
                  <w:widowControl w:val="0"/>
                  <w:ind w:right="-60"/>
                  <w:jc w:val="left"/>
                  <w:rPr>
                    <w:b w:val="1"/>
                    <w:sz w:val="16"/>
                    <w:szCs w:val="16"/>
                  </w:rPr>
                </w:pPr>
                <w:r w:rsidDel="00000000" w:rsidR="00000000" w:rsidRPr="00000000">
                  <w:rPr>
                    <w:b w:val="1"/>
                    <w:sz w:val="16"/>
                    <w:szCs w:val="16"/>
                    <w:rtl w:val="0"/>
                  </w:rPr>
                  <w:t xml:space="preserve">Relatórios/Dashboards</w:t>
                </w:r>
              </w:p>
            </w:tc>
            <w:tc>
              <w:tcPr>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bottom"/>
              </w:tcPr>
              <w:p w:rsidR="00000000" w:rsidDel="00000000" w:rsidP="00000000" w:rsidRDefault="00000000" w:rsidRPr="00000000" w14:paraId="00000225">
                <w:pPr>
                  <w:widowControl w:val="0"/>
                  <w:ind w:right="1455"/>
                  <w:jc w:val="left"/>
                  <w:rPr>
                    <w:sz w:val="16"/>
                    <w:szCs w:val="16"/>
                  </w:rPr>
                </w:pPr>
                <w:r w:rsidDel="00000000" w:rsidR="00000000" w:rsidRPr="00000000">
                  <w:rPr>
                    <w:sz w:val="16"/>
                    <w:szCs w:val="16"/>
                    <w:rtl w:val="0"/>
                  </w:rPr>
                  <w:t xml:space="preserve">Criação de relatórios e dashboards padrão</w:t>
                </w:r>
              </w:p>
            </w:tc>
            <w:tc>
              <w:tcPr>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bottom"/>
              </w:tcPr>
              <w:p w:rsidR="00000000" w:rsidDel="00000000" w:rsidP="00000000" w:rsidRDefault="00000000" w:rsidRPr="00000000" w14:paraId="00000226">
                <w:pPr>
                  <w:widowControl w:val="0"/>
                  <w:jc w:val="center"/>
                  <w:rPr>
                    <w:sz w:val="16"/>
                    <w:szCs w:val="16"/>
                  </w:rPr>
                </w:pPr>
                <w:r w:rsidDel="00000000" w:rsidR="00000000" w:rsidRPr="00000000">
                  <w:rPr>
                    <w:sz w:val="16"/>
                    <w:szCs w:val="16"/>
                    <w:rtl w:val="0"/>
                  </w:rPr>
                  <w:t xml:space="preserve">REQ 16, 18</w:t>
                </w:r>
              </w:p>
            </w:tc>
          </w:tr>
          <w:tr>
            <w:trPr>
              <w:cantSplit w:val="0"/>
              <w:trHeight w:val="404" w:hRule="atLeast"/>
              <w:tblHeader w:val="0"/>
            </w:trPr>
            <w:tc>
              <w:tcPr>
                <w:tcBorders>
                  <w:top w:color="cccccc" w:space="0" w:sz="8" w:val="single"/>
                  <w:left w:color="cccccc" w:space="0" w:sz="8" w:val="single"/>
                  <w:bottom w:color="cccccc" w:space="0" w:sz="8" w:val="single"/>
                  <w:right w:color="cccccc" w:space="0" w:sz="8" w:val="single"/>
                </w:tcBorders>
                <w:shd w:fill="d0e0e3" w:val="clear"/>
                <w:tcMar>
                  <w:top w:w="28.0" w:type="dxa"/>
                  <w:left w:w="28.0" w:type="dxa"/>
                  <w:bottom w:w="28.0" w:type="dxa"/>
                  <w:right w:w="28.0" w:type="dxa"/>
                </w:tcMar>
                <w:vAlign w:val="bottom"/>
              </w:tcPr>
              <w:p w:rsidR="00000000" w:rsidDel="00000000" w:rsidP="00000000" w:rsidRDefault="00000000" w:rsidRPr="00000000" w14:paraId="00000227">
                <w:pPr>
                  <w:widowControl w:val="0"/>
                  <w:ind w:right="-60"/>
                  <w:jc w:val="left"/>
                  <w:rPr>
                    <w:b w:val="1"/>
                    <w:sz w:val="16"/>
                    <w:szCs w:val="16"/>
                  </w:rPr>
                </w:pPr>
                <w:r w:rsidDel="00000000" w:rsidR="00000000" w:rsidRPr="00000000">
                  <w:rPr>
                    <w:b w:val="1"/>
                    <w:sz w:val="16"/>
                    <w:szCs w:val="16"/>
                    <w:rtl w:val="0"/>
                  </w:rPr>
                  <w:t xml:space="preserve">Componentes Lightning - Simples</w:t>
                </w:r>
              </w:p>
            </w:tc>
            <w:tc>
              <w:tcPr>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bottom"/>
              </w:tcPr>
              <w:p w:rsidR="00000000" w:rsidDel="00000000" w:rsidP="00000000" w:rsidRDefault="00000000" w:rsidRPr="00000000" w14:paraId="00000228">
                <w:pPr>
                  <w:widowControl w:val="0"/>
                  <w:ind w:right="1455"/>
                  <w:jc w:val="left"/>
                  <w:rPr>
                    <w:sz w:val="16"/>
                    <w:szCs w:val="16"/>
                  </w:rPr>
                </w:pPr>
                <w:r w:rsidDel="00000000" w:rsidR="00000000" w:rsidRPr="00000000">
                  <w:rPr>
                    <w:sz w:val="16"/>
                    <w:szCs w:val="16"/>
                    <w:rtl w:val="0"/>
                  </w:rPr>
                  <w:t xml:space="preserve">Configuração ou desenvolvimento de até 02 Componentes Lightning simples</w:t>
                  <w:br w:type="textWrapping"/>
                  <w:br w:type="textWrapping"/>
                  <w:t xml:space="preserve">Componente simples para enriquecer o layout do registro com informações básicas (recuperadas com o Lightning Data Service), sem exigir transformação ou lógica de negócios. Exemplo: Visualizar a hierarquia de contas a partir de um registro de conta.</w:t>
                </w:r>
              </w:p>
            </w:tc>
            <w:tc>
              <w:tcPr>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bottom"/>
              </w:tcPr>
              <w:p w:rsidR="00000000" w:rsidDel="00000000" w:rsidP="00000000" w:rsidRDefault="00000000" w:rsidRPr="00000000" w14:paraId="00000229">
                <w:pPr>
                  <w:widowControl w:val="0"/>
                  <w:jc w:val="center"/>
                  <w:rPr>
                    <w:sz w:val="16"/>
                    <w:szCs w:val="16"/>
                  </w:rPr>
                </w:pPr>
                <w:r w:rsidDel="00000000" w:rsidR="00000000" w:rsidRPr="00000000">
                  <w:rPr>
                    <w:sz w:val="16"/>
                    <w:szCs w:val="16"/>
                    <w:rtl w:val="0"/>
                  </w:rPr>
                  <w:t xml:space="preserve">REQ 05, 08, 44, 61, 63</w:t>
                </w:r>
              </w:p>
            </w:tc>
          </w:tr>
          <w:tr>
            <w:trPr>
              <w:cantSplit w:val="0"/>
              <w:trHeight w:val="295" w:hRule="atLeast"/>
              <w:tblHeader w:val="0"/>
            </w:trPr>
            <w:tc>
              <w:tcPr>
                <w:tcBorders>
                  <w:top w:color="cccccc" w:space="0" w:sz="8" w:val="single"/>
                  <w:left w:color="cccccc" w:space="0" w:sz="8" w:val="single"/>
                  <w:bottom w:color="cccccc" w:space="0" w:sz="8" w:val="single"/>
                  <w:right w:color="cccccc" w:space="0" w:sz="8" w:val="single"/>
                </w:tcBorders>
                <w:shd w:fill="d0e0e3" w:val="clear"/>
                <w:tcMar>
                  <w:top w:w="28.0" w:type="dxa"/>
                  <w:left w:w="28.0" w:type="dxa"/>
                  <w:bottom w:w="28.0" w:type="dxa"/>
                  <w:right w:w="28.0" w:type="dxa"/>
                </w:tcMar>
                <w:vAlign w:val="bottom"/>
              </w:tcPr>
              <w:p w:rsidR="00000000" w:rsidDel="00000000" w:rsidP="00000000" w:rsidRDefault="00000000" w:rsidRPr="00000000" w14:paraId="0000022A">
                <w:pPr>
                  <w:widowControl w:val="0"/>
                  <w:ind w:right="-60"/>
                  <w:jc w:val="left"/>
                  <w:rPr>
                    <w:b w:val="1"/>
                    <w:sz w:val="16"/>
                    <w:szCs w:val="16"/>
                  </w:rPr>
                </w:pPr>
                <w:r w:rsidDel="00000000" w:rsidR="00000000" w:rsidRPr="00000000">
                  <w:rPr>
                    <w:b w:val="1"/>
                    <w:sz w:val="16"/>
                    <w:szCs w:val="16"/>
                    <w:rtl w:val="0"/>
                  </w:rPr>
                  <w:t xml:space="preserve">Componentes Lightning - Médio</w:t>
                </w:r>
              </w:p>
            </w:tc>
            <w:tc>
              <w:tcPr>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bottom"/>
              </w:tcPr>
              <w:p w:rsidR="00000000" w:rsidDel="00000000" w:rsidP="00000000" w:rsidRDefault="00000000" w:rsidRPr="00000000" w14:paraId="0000022B">
                <w:pPr>
                  <w:widowControl w:val="0"/>
                  <w:ind w:right="1455"/>
                  <w:jc w:val="left"/>
                  <w:rPr>
                    <w:sz w:val="16"/>
                    <w:szCs w:val="16"/>
                  </w:rPr>
                </w:pPr>
                <w:r w:rsidDel="00000000" w:rsidR="00000000" w:rsidRPr="00000000">
                  <w:rPr>
                    <w:sz w:val="16"/>
                    <w:szCs w:val="16"/>
                    <w:rtl w:val="0"/>
                  </w:rPr>
                  <w:t xml:space="preserve">Configuração ou desenvolvimento de até 06 Componentes Lightning Médios</w:t>
                  <w:br w:type="textWrapping"/>
                  <w:br w:type="textWrapping"/>
                  <w:t xml:space="preserve">Componente Lightning para enriquecer o layout do registro, com um nível razoável de transformação de dados e lógica de negócios aplicada. Exemplo: Componente para enriquecer um registro de conta a partir de uma chamada a uma API de terceiros.</w:t>
                </w:r>
              </w:p>
            </w:tc>
            <w:tc>
              <w:tcPr>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bottom"/>
              </w:tcPr>
              <w:p w:rsidR="00000000" w:rsidDel="00000000" w:rsidP="00000000" w:rsidRDefault="00000000" w:rsidRPr="00000000" w14:paraId="0000022C">
                <w:pPr>
                  <w:widowControl w:val="0"/>
                  <w:jc w:val="center"/>
                  <w:rPr>
                    <w:sz w:val="16"/>
                    <w:szCs w:val="16"/>
                  </w:rPr>
                </w:pPr>
                <w:r w:rsidDel="00000000" w:rsidR="00000000" w:rsidRPr="00000000">
                  <w:rPr>
                    <w:sz w:val="16"/>
                    <w:szCs w:val="16"/>
                    <w:rtl w:val="0"/>
                  </w:rPr>
                  <w:t xml:space="preserve">REQ 54, 58, 31, 38, 26, 55</w:t>
                </w:r>
              </w:p>
            </w:tc>
          </w:tr>
          <w:tr>
            <w:trPr>
              <w:cantSplit w:val="0"/>
              <w:trHeight w:val="404" w:hRule="atLeast"/>
              <w:tblHeader w:val="0"/>
            </w:trPr>
            <w:tc>
              <w:tcPr>
                <w:tcBorders>
                  <w:top w:color="cccccc" w:space="0" w:sz="8" w:val="single"/>
                  <w:left w:color="cccccc" w:space="0" w:sz="8" w:val="single"/>
                  <w:bottom w:color="cccccc" w:space="0" w:sz="8" w:val="single"/>
                  <w:right w:color="cccccc" w:space="0" w:sz="8" w:val="single"/>
                </w:tcBorders>
                <w:shd w:fill="d0e0e3" w:val="clear"/>
                <w:tcMar>
                  <w:top w:w="28.0" w:type="dxa"/>
                  <w:left w:w="28.0" w:type="dxa"/>
                  <w:bottom w:w="28.0" w:type="dxa"/>
                  <w:right w:w="28.0" w:type="dxa"/>
                </w:tcMar>
                <w:vAlign w:val="bottom"/>
              </w:tcPr>
              <w:p w:rsidR="00000000" w:rsidDel="00000000" w:rsidP="00000000" w:rsidRDefault="00000000" w:rsidRPr="00000000" w14:paraId="0000022D">
                <w:pPr>
                  <w:widowControl w:val="0"/>
                  <w:ind w:right="-60"/>
                  <w:jc w:val="left"/>
                  <w:rPr>
                    <w:b w:val="1"/>
                    <w:sz w:val="16"/>
                    <w:szCs w:val="16"/>
                  </w:rPr>
                </w:pPr>
                <w:r w:rsidDel="00000000" w:rsidR="00000000" w:rsidRPr="00000000">
                  <w:rPr>
                    <w:b w:val="1"/>
                    <w:sz w:val="16"/>
                    <w:szCs w:val="16"/>
                    <w:rtl w:val="0"/>
                  </w:rPr>
                  <w:t xml:space="preserve">Componentes Lightning - Complexo</w:t>
                </w:r>
              </w:p>
            </w:tc>
            <w:tc>
              <w:tcPr>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bottom"/>
              </w:tcPr>
              <w:p w:rsidR="00000000" w:rsidDel="00000000" w:rsidP="00000000" w:rsidRDefault="00000000" w:rsidRPr="00000000" w14:paraId="0000022E">
                <w:pPr>
                  <w:widowControl w:val="0"/>
                  <w:ind w:right="1455"/>
                  <w:jc w:val="left"/>
                  <w:rPr>
                    <w:sz w:val="16"/>
                    <w:szCs w:val="16"/>
                  </w:rPr>
                </w:pPr>
                <w:r w:rsidDel="00000000" w:rsidR="00000000" w:rsidRPr="00000000">
                  <w:rPr>
                    <w:sz w:val="16"/>
                    <w:szCs w:val="16"/>
                    <w:rtl w:val="0"/>
                  </w:rPr>
                  <w:t xml:space="preserve">Configuração ou desenvolvimento de até 02 Componentes Lightning Complexos</w:t>
                  <w:br w:type="textWrapping"/>
                  <w:br w:type="textWrapping"/>
                  <w:t xml:space="preserve">Conjunto de componentes Lightning para criar uma página personalizada com uma interface de usuário e lógica de negócios dedicadas. Exemplo: página de busca personalizada; página de planejamento de contas personalizada...</w:t>
                </w:r>
              </w:p>
            </w:tc>
            <w:tc>
              <w:tcPr>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bottom"/>
              </w:tcPr>
              <w:p w:rsidR="00000000" w:rsidDel="00000000" w:rsidP="00000000" w:rsidRDefault="00000000" w:rsidRPr="00000000" w14:paraId="0000022F">
                <w:pPr>
                  <w:widowControl w:val="0"/>
                  <w:ind w:right="-60"/>
                  <w:jc w:val="center"/>
                  <w:rPr>
                    <w:sz w:val="16"/>
                    <w:szCs w:val="16"/>
                  </w:rPr>
                </w:pPr>
                <w:r w:rsidDel="00000000" w:rsidR="00000000" w:rsidRPr="00000000">
                  <w:rPr>
                    <w:sz w:val="16"/>
                    <w:szCs w:val="16"/>
                    <w:rtl w:val="0"/>
                  </w:rPr>
                  <w:t xml:space="preserve">REQ 02, 40</w:t>
                </w:r>
              </w:p>
            </w:tc>
          </w:tr>
          <w:tr>
            <w:trPr>
              <w:cantSplit w:val="0"/>
              <w:trHeight w:val="295" w:hRule="atLeast"/>
              <w:tblHeader w:val="0"/>
            </w:trPr>
            <w:tc>
              <w:tcPr>
                <w:tcBorders>
                  <w:top w:color="cccccc" w:space="0" w:sz="8" w:val="single"/>
                  <w:left w:color="cccccc" w:space="0" w:sz="8" w:val="single"/>
                  <w:bottom w:color="cccccc" w:space="0" w:sz="8" w:val="single"/>
                  <w:right w:color="cccccc" w:space="0" w:sz="8" w:val="single"/>
                </w:tcBorders>
                <w:shd w:fill="d0e0e3" w:val="clear"/>
                <w:tcMar>
                  <w:top w:w="28.0" w:type="dxa"/>
                  <w:left w:w="28.0" w:type="dxa"/>
                  <w:bottom w:w="28.0" w:type="dxa"/>
                  <w:right w:w="28.0" w:type="dxa"/>
                </w:tcMar>
                <w:vAlign w:val="bottom"/>
              </w:tcPr>
              <w:p w:rsidR="00000000" w:rsidDel="00000000" w:rsidP="00000000" w:rsidRDefault="00000000" w:rsidRPr="00000000" w14:paraId="00000230">
                <w:pPr>
                  <w:widowControl w:val="0"/>
                  <w:ind w:right="-60"/>
                  <w:jc w:val="left"/>
                  <w:rPr>
                    <w:b w:val="1"/>
                    <w:sz w:val="16"/>
                    <w:szCs w:val="16"/>
                  </w:rPr>
                </w:pPr>
                <w:r w:rsidDel="00000000" w:rsidR="00000000" w:rsidRPr="00000000">
                  <w:rPr>
                    <w:b w:val="1"/>
                    <w:sz w:val="16"/>
                    <w:szCs w:val="16"/>
                    <w:rtl w:val="0"/>
                  </w:rPr>
                  <w:t xml:space="preserve">Salesforce Mobile</w:t>
                </w:r>
              </w:p>
            </w:tc>
            <w:tc>
              <w:tcPr>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bottom"/>
              </w:tcPr>
              <w:p w:rsidR="00000000" w:rsidDel="00000000" w:rsidP="00000000" w:rsidRDefault="00000000" w:rsidRPr="00000000" w14:paraId="00000231">
                <w:pPr>
                  <w:widowControl w:val="0"/>
                  <w:ind w:right="1455"/>
                  <w:jc w:val="left"/>
                  <w:rPr>
                    <w:sz w:val="16"/>
                    <w:szCs w:val="16"/>
                  </w:rPr>
                </w:pPr>
                <w:r w:rsidDel="00000000" w:rsidR="00000000" w:rsidRPr="00000000">
                  <w:rPr>
                    <w:sz w:val="16"/>
                    <w:szCs w:val="16"/>
                    <w:rtl w:val="0"/>
                  </w:rPr>
                  <w:t xml:space="preserve">Configuração do Salesforce Mobile Nativo</w:t>
                </w:r>
              </w:p>
            </w:tc>
            <w:tc>
              <w:tcPr>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bottom"/>
              </w:tcPr>
              <w:p w:rsidR="00000000" w:rsidDel="00000000" w:rsidP="00000000" w:rsidRDefault="00000000" w:rsidRPr="00000000" w14:paraId="00000232">
                <w:pPr>
                  <w:widowControl w:val="0"/>
                  <w:jc w:val="center"/>
                  <w:rPr>
                    <w:sz w:val="16"/>
                    <w:szCs w:val="16"/>
                  </w:rPr>
                </w:pPr>
                <w:r w:rsidDel="00000000" w:rsidR="00000000" w:rsidRPr="00000000">
                  <w:rPr>
                    <w:sz w:val="16"/>
                    <w:szCs w:val="16"/>
                    <w:rtl w:val="0"/>
                  </w:rPr>
                  <w:t xml:space="preserve">REQ 01</w:t>
                </w:r>
              </w:p>
            </w:tc>
          </w:tr>
          <w:tr>
            <w:trPr>
              <w:cantSplit w:val="0"/>
              <w:trHeight w:val="272" w:hRule="atLeast"/>
              <w:tblHeader w:val="0"/>
            </w:trPr>
            <w:tc>
              <w:tcPr>
                <w:tcBorders>
                  <w:top w:color="cccccc" w:space="0" w:sz="8" w:val="single"/>
                  <w:left w:color="cccccc" w:space="0" w:sz="8" w:val="single"/>
                  <w:bottom w:color="cccccc" w:space="0" w:sz="8" w:val="single"/>
                  <w:right w:color="cccccc" w:space="0" w:sz="8" w:val="single"/>
                </w:tcBorders>
                <w:shd w:fill="d0e0e3" w:val="clear"/>
                <w:tcMar>
                  <w:top w:w="28.0" w:type="dxa"/>
                  <w:left w:w="28.0" w:type="dxa"/>
                  <w:bottom w:w="28.0" w:type="dxa"/>
                  <w:right w:w="28.0" w:type="dxa"/>
                </w:tcMar>
                <w:vAlign w:val="bottom"/>
              </w:tcPr>
              <w:p w:rsidR="00000000" w:rsidDel="00000000" w:rsidP="00000000" w:rsidRDefault="00000000" w:rsidRPr="00000000" w14:paraId="00000233">
                <w:pPr>
                  <w:widowControl w:val="0"/>
                  <w:ind w:right="-60"/>
                  <w:jc w:val="left"/>
                  <w:rPr>
                    <w:b w:val="1"/>
                    <w:sz w:val="16"/>
                    <w:szCs w:val="16"/>
                  </w:rPr>
                </w:pPr>
                <w:r w:rsidDel="00000000" w:rsidR="00000000" w:rsidRPr="00000000">
                  <w:rPr>
                    <w:b w:val="1"/>
                    <w:sz w:val="16"/>
                    <w:szCs w:val="16"/>
                    <w:rtl w:val="0"/>
                  </w:rPr>
                  <w:t xml:space="preserve">Service Console</w:t>
                </w:r>
              </w:p>
            </w:tc>
            <w:tc>
              <w:tcPr>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bottom"/>
              </w:tcPr>
              <w:p w:rsidR="00000000" w:rsidDel="00000000" w:rsidP="00000000" w:rsidRDefault="00000000" w:rsidRPr="00000000" w14:paraId="00000234">
                <w:pPr>
                  <w:widowControl w:val="0"/>
                  <w:ind w:right="1455"/>
                  <w:jc w:val="left"/>
                  <w:rPr>
                    <w:sz w:val="16"/>
                    <w:szCs w:val="16"/>
                  </w:rPr>
                </w:pPr>
                <w:r w:rsidDel="00000000" w:rsidR="00000000" w:rsidRPr="00000000">
                  <w:rPr>
                    <w:sz w:val="16"/>
                    <w:szCs w:val="16"/>
                    <w:rtl w:val="0"/>
                  </w:rPr>
                  <w:t xml:space="preserve">Zoneamento com layout específico - Até 10 objetos</w:t>
                </w:r>
              </w:p>
            </w:tc>
            <w:tc>
              <w:tcPr>
                <w:vMerge w:val="restart"/>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center"/>
              </w:tcPr>
              <w:p w:rsidR="00000000" w:rsidDel="00000000" w:rsidP="00000000" w:rsidRDefault="00000000" w:rsidRPr="00000000" w14:paraId="00000235">
                <w:pPr>
                  <w:widowControl w:val="0"/>
                  <w:ind w:right="-60"/>
                  <w:jc w:val="center"/>
                  <w:rPr>
                    <w:sz w:val="16"/>
                    <w:szCs w:val="16"/>
                  </w:rPr>
                </w:pPr>
                <w:r w:rsidDel="00000000" w:rsidR="00000000" w:rsidRPr="00000000">
                  <w:rPr>
                    <w:sz w:val="16"/>
                    <w:szCs w:val="16"/>
                    <w:rtl w:val="0"/>
                  </w:rPr>
                  <w:t xml:space="preserve">REQ 09, 11, 14, 15, 22, 30, 32, 35, 42, 46, 47, 48, 50, 51, 52, 56, 60, 62, 69 ,70, 73, 24, 27, 28, 33, 68, 71</w:t>
                </w:r>
              </w:p>
            </w:tc>
          </w:tr>
          <w:tr>
            <w:trPr>
              <w:cantSplit w:val="0"/>
              <w:trHeight w:val="343" w:hRule="atLeast"/>
              <w:tblHeader w:val="0"/>
            </w:trPr>
            <w:tc>
              <w:tcPr>
                <w:tcBorders>
                  <w:top w:color="cccccc" w:space="0" w:sz="8" w:val="single"/>
                  <w:left w:color="cccccc" w:space="0" w:sz="8" w:val="single"/>
                  <w:bottom w:color="cccccc" w:space="0" w:sz="8" w:val="single"/>
                  <w:right w:color="cccccc" w:space="0" w:sz="8" w:val="single"/>
                </w:tcBorders>
                <w:shd w:fill="d0e0e3" w:val="clear"/>
                <w:tcMar>
                  <w:top w:w="40.0" w:type="dxa"/>
                  <w:left w:w="40.0" w:type="dxa"/>
                  <w:bottom w:w="40.0" w:type="dxa"/>
                  <w:right w:w="40.0" w:type="dxa"/>
                </w:tcMar>
                <w:vAlign w:val="bottom"/>
              </w:tcPr>
              <w:p w:rsidR="00000000" w:rsidDel="00000000" w:rsidP="00000000" w:rsidRDefault="00000000" w:rsidRPr="00000000" w14:paraId="00000236">
                <w:pPr>
                  <w:widowControl w:val="0"/>
                  <w:ind w:right="-60"/>
                  <w:jc w:val="left"/>
                  <w:rPr>
                    <w:b w:val="1"/>
                    <w:sz w:val="16"/>
                    <w:szCs w:val="16"/>
                  </w:rPr>
                </w:pPr>
                <w:r w:rsidDel="00000000" w:rsidR="00000000" w:rsidRPr="00000000">
                  <w:rPr>
                    <w:b w:val="1"/>
                    <w:sz w:val="16"/>
                    <w:szCs w:val="16"/>
                    <w:rtl w:val="0"/>
                  </w:rPr>
                  <w:t xml:space="preserve">Cases Management</w:t>
                </w:r>
              </w:p>
            </w:tc>
            <w:tc>
              <w:tcPr>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bottom"/>
              </w:tcPr>
              <w:p w:rsidR="00000000" w:rsidDel="00000000" w:rsidP="00000000" w:rsidRDefault="00000000" w:rsidRPr="00000000" w14:paraId="00000237">
                <w:pPr>
                  <w:widowControl w:val="0"/>
                  <w:ind w:right="1455"/>
                  <w:jc w:val="left"/>
                  <w:rPr>
                    <w:sz w:val="16"/>
                    <w:szCs w:val="16"/>
                  </w:rPr>
                </w:pPr>
                <w:r w:rsidDel="00000000" w:rsidR="00000000" w:rsidRPr="00000000">
                  <w:rPr>
                    <w:sz w:val="16"/>
                    <w:szCs w:val="16"/>
                    <w:rtl w:val="0"/>
                  </w:rPr>
                  <w:t xml:space="preserve">De 4 a 8 tipos de casos e layouts</w:t>
                </w:r>
              </w:p>
            </w:tc>
            <w:tc>
              <w:tcPr>
                <w:vMerge w:val="continue"/>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343" w:hRule="atLeast"/>
              <w:tblHeader w:val="0"/>
            </w:trPr>
            <w:tc>
              <w:tcPr>
                <w:tcBorders>
                  <w:top w:color="cccccc" w:space="0" w:sz="8" w:val="single"/>
                  <w:left w:color="cccccc" w:space="0" w:sz="8" w:val="single"/>
                  <w:bottom w:color="cccccc" w:space="0" w:sz="8" w:val="single"/>
                  <w:right w:color="cccccc" w:space="0" w:sz="8" w:val="single"/>
                </w:tcBorders>
                <w:shd w:fill="d0e0e3" w:val="clear"/>
                <w:tcMar>
                  <w:top w:w="40.0" w:type="dxa"/>
                  <w:left w:w="40.0" w:type="dxa"/>
                  <w:bottom w:w="40.0" w:type="dxa"/>
                  <w:right w:w="40.0" w:type="dxa"/>
                </w:tcMar>
                <w:vAlign w:val="bottom"/>
              </w:tcPr>
              <w:p w:rsidR="00000000" w:rsidDel="00000000" w:rsidP="00000000" w:rsidRDefault="00000000" w:rsidRPr="00000000" w14:paraId="00000239">
                <w:pPr>
                  <w:widowControl w:val="0"/>
                  <w:ind w:right="-60"/>
                  <w:jc w:val="left"/>
                  <w:rPr>
                    <w:b w:val="1"/>
                    <w:sz w:val="16"/>
                    <w:szCs w:val="16"/>
                  </w:rPr>
                </w:pPr>
                <w:r w:rsidDel="00000000" w:rsidR="00000000" w:rsidRPr="00000000">
                  <w:rPr>
                    <w:b w:val="1"/>
                    <w:sz w:val="16"/>
                    <w:szCs w:val="16"/>
                    <w:rtl w:val="0"/>
                  </w:rPr>
                  <w:t xml:space="preserve">Omnichannel</w:t>
                </w:r>
              </w:p>
            </w:tc>
            <w:tc>
              <w:tcPr>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bottom"/>
              </w:tcPr>
              <w:p w:rsidR="00000000" w:rsidDel="00000000" w:rsidP="00000000" w:rsidRDefault="00000000" w:rsidRPr="00000000" w14:paraId="0000023A">
                <w:pPr>
                  <w:widowControl w:val="0"/>
                  <w:ind w:right="1455"/>
                  <w:jc w:val="left"/>
                  <w:rPr>
                    <w:sz w:val="16"/>
                    <w:szCs w:val="16"/>
                  </w:rPr>
                </w:pPr>
                <w:r w:rsidDel="00000000" w:rsidR="00000000" w:rsidRPr="00000000">
                  <w:rPr>
                    <w:sz w:val="16"/>
                    <w:szCs w:val="16"/>
                    <w:rtl w:val="0"/>
                  </w:rPr>
                  <w:t xml:space="preserve">Configuração de regras de roteamento e filas.</w:t>
                </w:r>
              </w:p>
            </w:tc>
            <w:tc>
              <w:tcPr>
                <w:vMerge w:val="continue"/>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343" w:hRule="atLeast"/>
              <w:tblHeader w:val="0"/>
            </w:trPr>
            <w:tc>
              <w:tcPr>
                <w:tcBorders>
                  <w:top w:color="cccccc" w:space="0" w:sz="8" w:val="single"/>
                  <w:left w:color="cccccc" w:space="0" w:sz="8" w:val="single"/>
                  <w:bottom w:color="cccccc" w:space="0" w:sz="8" w:val="single"/>
                  <w:right w:color="cccccc" w:space="0" w:sz="8" w:val="single"/>
                </w:tcBorders>
                <w:shd w:fill="d0e0e3" w:val="clear"/>
                <w:tcMar>
                  <w:top w:w="40.0" w:type="dxa"/>
                  <w:left w:w="40.0" w:type="dxa"/>
                  <w:bottom w:w="40.0" w:type="dxa"/>
                  <w:right w:w="40.0" w:type="dxa"/>
                </w:tcMar>
                <w:vAlign w:val="bottom"/>
              </w:tcPr>
              <w:p w:rsidR="00000000" w:rsidDel="00000000" w:rsidP="00000000" w:rsidRDefault="00000000" w:rsidRPr="00000000" w14:paraId="0000023C">
                <w:pPr>
                  <w:widowControl w:val="0"/>
                  <w:ind w:right="-60"/>
                  <w:jc w:val="left"/>
                  <w:rPr>
                    <w:b w:val="1"/>
                    <w:sz w:val="16"/>
                    <w:szCs w:val="16"/>
                  </w:rPr>
                </w:pPr>
                <w:r w:rsidDel="00000000" w:rsidR="00000000" w:rsidRPr="00000000">
                  <w:rPr>
                    <w:b w:val="1"/>
                    <w:sz w:val="16"/>
                    <w:szCs w:val="16"/>
                    <w:rtl w:val="0"/>
                  </w:rPr>
                  <w:t xml:space="preserve">Whatsapp</w:t>
                </w:r>
              </w:p>
            </w:tc>
            <w:tc>
              <w:tcPr>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bottom"/>
              </w:tcPr>
              <w:p w:rsidR="00000000" w:rsidDel="00000000" w:rsidP="00000000" w:rsidRDefault="00000000" w:rsidRPr="00000000" w14:paraId="0000023D">
                <w:pPr>
                  <w:widowControl w:val="0"/>
                  <w:ind w:right="1455"/>
                  <w:jc w:val="left"/>
                  <w:rPr>
                    <w:sz w:val="16"/>
                    <w:szCs w:val="16"/>
                  </w:rPr>
                </w:pPr>
                <w:r w:rsidDel="00000000" w:rsidR="00000000" w:rsidRPr="00000000">
                  <w:rPr>
                    <w:sz w:val="16"/>
                    <w:szCs w:val="16"/>
                    <w:rtl w:val="0"/>
                  </w:rPr>
                  <w:t xml:space="preserve">Configuração de chat ao vivo para o agente. Até 01 número.</w:t>
                </w:r>
              </w:p>
            </w:tc>
            <w:tc>
              <w:tcPr>
                <w:vMerge w:val="continue"/>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240" w:hRule="atLeast"/>
              <w:tblHeader w:val="0"/>
            </w:trPr>
            <w:tc>
              <w:tcPr>
                <w:tcBorders>
                  <w:top w:color="cccccc" w:space="0" w:sz="8" w:val="single"/>
                  <w:left w:color="cccccc" w:space="0" w:sz="8" w:val="single"/>
                  <w:bottom w:color="cccccc" w:space="0" w:sz="8" w:val="single"/>
                  <w:right w:color="cccccc" w:space="0" w:sz="8" w:val="single"/>
                </w:tcBorders>
                <w:shd w:fill="d0e0e3" w:val="clear"/>
                <w:tcMar>
                  <w:top w:w="40.0" w:type="dxa"/>
                  <w:left w:w="40.0" w:type="dxa"/>
                  <w:bottom w:w="40.0" w:type="dxa"/>
                  <w:right w:w="40.0" w:type="dxa"/>
                </w:tcMar>
                <w:vAlign w:val="bottom"/>
              </w:tcPr>
              <w:p w:rsidR="00000000" w:rsidDel="00000000" w:rsidP="00000000" w:rsidRDefault="00000000" w:rsidRPr="00000000" w14:paraId="0000023F">
                <w:pPr>
                  <w:widowControl w:val="0"/>
                  <w:ind w:right="-60"/>
                  <w:jc w:val="left"/>
                  <w:rPr>
                    <w:b w:val="1"/>
                    <w:sz w:val="16"/>
                    <w:szCs w:val="16"/>
                  </w:rPr>
                </w:pPr>
                <w:r w:rsidDel="00000000" w:rsidR="00000000" w:rsidRPr="00000000">
                  <w:rPr>
                    <w:b w:val="1"/>
                    <w:sz w:val="16"/>
                    <w:szCs w:val="16"/>
                    <w:rtl w:val="0"/>
                  </w:rPr>
                  <w:t xml:space="preserve">Integrações</w:t>
                </w:r>
              </w:p>
            </w:tc>
            <w:tc>
              <w:tcPr>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bottom"/>
              </w:tcPr>
              <w:p w:rsidR="00000000" w:rsidDel="00000000" w:rsidP="00000000" w:rsidRDefault="00000000" w:rsidRPr="00000000" w14:paraId="00000240">
                <w:pPr>
                  <w:widowControl w:val="0"/>
                  <w:ind w:right="1455"/>
                  <w:jc w:val="left"/>
                  <w:rPr>
                    <w:sz w:val="16"/>
                    <w:szCs w:val="16"/>
                  </w:rPr>
                </w:pPr>
                <w:r w:rsidDel="00000000" w:rsidR="00000000" w:rsidRPr="00000000">
                  <w:rPr>
                    <w:sz w:val="16"/>
                    <w:szCs w:val="16"/>
                    <w:rtl w:val="0"/>
                  </w:rPr>
                  <w:t xml:space="preserve">Mapeamento e configuração de até 05 Integrações.</w:t>
                </w:r>
              </w:p>
            </w:tc>
            <w:tc>
              <w:tcPr>
                <w:vMerge w:val="continue"/>
                <w:tcBorders>
                  <w:top w:color="cccccc" w:space="0" w:sz="8" w:val="single"/>
                  <w:left w:color="cccccc" w:space="0" w:sz="8" w:val="single"/>
                  <w:bottom w:color="cccccc" w:space="0" w:sz="8" w:val="single"/>
                  <w:right w:color="cccccc" w:space="0" w:sz="8" w:val="single"/>
                </w:tcBorders>
                <w:tcMar>
                  <w:top w:w="28.0" w:type="dxa"/>
                  <w:left w:w="28.0" w:type="dxa"/>
                  <w:bottom w:w="28.0" w:type="dxa"/>
                  <w:right w:w="28.0" w:type="dxa"/>
                </w:tcMa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bl>
      </w:sdtContent>
    </w:sdt>
    <w:p w:rsidR="00000000" w:rsidDel="00000000" w:rsidP="00000000" w:rsidRDefault="00000000" w:rsidRPr="00000000" w14:paraId="00000242">
      <w:pPr>
        <w:rPr/>
      </w:pPr>
      <w:r w:rsidDel="00000000" w:rsidR="00000000" w:rsidRPr="00000000">
        <w:rPr>
          <w:rtl w:val="0"/>
        </w:rPr>
        <w:br w:type="textWrapping"/>
      </w:r>
      <w:r w:rsidDel="00000000" w:rsidR="00000000" w:rsidRPr="00000000">
        <w:rPr>
          <w:b w:val="1"/>
          <w:rtl w:val="0"/>
        </w:rPr>
        <w:t xml:space="preserve">Observação: </w:t>
      </w:r>
      <w:r w:rsidDel="00000000" w:rsidR="00000000" w:rsidRPr="00000000">
        <w:rPr>
          <w:rtl w:val="0"/>
        </w:rPr>
        <w:t xml:space="preserve">A coluna "Descrição" representa as quantidades necessárias para atender a todos os requisitos, e não os limites por requisito.</w:t>
      </w:r>
    </w:p>
    <w:p w:rsidR="00000000" w:rsidDel="00000000" w:rsidP="00000000" w:rsidRDefault="00000000" w:rsidRPr="00000000" w14:paraId="00000243">
      <w:pPr>
        <w:rPr/>
      </w:pPr>
      <w:r w:rsidDel="00000000" w:rsidR="00000000" w:rsidRPr="00000000">
        <w:rPr>
          <w:b w:val="1"/>
          <w:sz w:val="20"/>
          <w:szCs w:val="20"/>
          <w:rtl w:val="0"/>
        </w:rPr>
        <w:t xml:space="preserve">2.2.3 Treinamentos:</w:t>
      </w:r>
      <w:r w:rsidDel="00000000" w:rsidR="00000000" w:rsidRPr="00000000">
        <w:rPr>
          <w:rtl w:val="0"/>
        </w:rPr>
        <w:br w:type="textWrapping"/>
        <w:br w:type="textWrapping"/>
        <w:t xml:space="preserve">Os treinamentos de administradores da Plataforma Salesforce serão realizados para treinadores designados pelo Sicredi. Esses treinadores serão responsáveis por repassar o conhecimento adquirido, treinando as cooperativas e outros usuários conforme necessário. Serão feitas até 04 sessões de 04 horas para até 05 treinadores do Sicredi. O conteúdo será previamente combinado com o Sicredi antes de iniciar as agendas. A Salesforce só executará os treinamentos após a formalização e aceitação do cliente do conteúdo proposto. </w:t>
      </w:r>
      <w:r w:rsidDel="00000000" w:rsidR="00000000" w:rsidRPr="00000000">
        <w:rPr>
          <w:rtl w:val="0"/>
        </w:rPr>
        <w:t xml:space="preserve">A Salesforce apoiará a equipe do Sicredi na criação dos materiais com instruções sobre os processos e configurações realizadas dentro da plataforma para que sejam transcritas para os </w:t>
      </w:r>
      <w:r w:rsidDel="00000000" w:rsidR="00000000" w:rsidRPr="00000000">
        <w:rPr>
          <w:rtl w:val="0"/>
        </w:rPr>
        <w:t xml:space="preserve">materiais</w:t>
      </w:r>
      <w:r w:rsidDel="00000000" w:rsidR="00000000" w:rsidRPr="00000000">
        <w:rPr>
          <w:rtl w:val="0"/>
        </w:rPr>
        <w:t xml:space="preserve"> de treinamento, esse apoio será realizado por até 1 </w:t>
      </w:r>
      <w:r w:rsidDel="00000000" w:rsidR="00000000" w:rsidRPr="00000000">
        <w:rPr>
          <w:rtl w:val="0"/>
        </w:rPr>
        <w:t xml:space="preserve">sprint</w:t>
      </w:r>
      <w:r w:rsidDel="00000000" w:rsidR="00000000" w:rsidRPr="00000000">
        <w:rPr>
          <w:rtl w:val="0"/>
        </w:rPr>
        <w:t xml:space="preserve"> por um arquiteto de solução.</w:t>
      </w:r>
      <w:r w:rsidDel="00000000" w:rsidR="00000000" w:rsidRPr="00000000">
        <w:rPr>
          <w:rtl w:val="0"/>
        </w:rPr>
        <w:t xml:space="preserve"> o treinamento será realizado de forma remota atráves de nossa plataforma Google Meets mediante de temas que serão demostrados e abordados em tempo de apresentação, no final do treinamento a Salesforce irá disponibilizar o vídeo gravado para equipe Sicredi. O treinamento será executado em data combinadas e formalizadas pelo o cliente e serão definidas em tempo de desenho da Solução.</w:t>
      </w:r>
    </w:p>
    <w:p w:rsidR="00000000" w:rsidDel="00000000" w:rsidP="00000000" w:rsidRDefault="00000000" w:rsidRPr="00000000" w14:paraId="00000244">
      <w:pPr>
        <w:rPr>
          <w:b w:val="1"/>
          <w:sz w:val="20"/>
          <w:szCs w:val="20"/>
        </w:rPr>
      </w:pPr>
      <w:r w:rsidDel="00000000" w:rsidR="00000000" w:rsidRPr="00000000">
        <w:rPr>
          <w:b w:val="1"/>
          <w:sz w:val="20"/>
          <w:szCs w:val="20"/>
          <w:rtl w:val="0"/>
        </w:rPr>
        <w:t xml:space="preserve">2.2.4 Gerenciamento de Releases e Responsabilidades de Desenvolvimento Legado</w:t>
      </w:r>
    </w:p>
    <w:p w:rsidR="00000000" w:rsidDel="00000000" w:rsidP="00000000" w:rsidRDefault="00000000" w:rsidRPr="00000000" w14:paraId="00000245">
      <w:pPr>
        <w:rPr/>
      </w:pPr>
      <w:r w:rsidDel="00000000" w:rsidR="00000000" w:rsidRPr="00000000">
        <w:rPr>
          <w:rtl w:val="0"/>
        </w:rPr>
        <w:t xml:space="preserve">O Sicredi será responsável pelo gerenciamento de releases (Release Management). A Salesforce entregará o código completo em um ambiente fornecido pelo Sicredi. A Salesforce criará uma lista de todos os metadados criados e atualizados durante o desenvolvimento do projeto e a repassará aos responsáveis pelo Release Management do Sicredi. A Salesforce não será responsável por ajustes em classes de teste ou em quaisquer outros desenvolvimentos que não tenham sido realizados por ela. O Sicredi deverá garantir que todas as modificações e desenvolvimentos adicionais sejam adequadamente gerenciados e testados antes da implementação em produção.</w:t>
      </w:r>
    </w:p>
    <w:p w:rsidR="00000000" w:rsidDel="00000000" w:rsidP="00000000" w:rsidRDefault="00000000" w:rsidRPr="00000000" w14:paraId="00000246">
      <w:pPr>
        <w:pStyle w:val="Heading2"/>
        <w:numPr>
          <w:ilvl w:val="1"/>
          <w:numId w:val="146"/>
        </w:numPr>
        <w:ind w:left="1026" w:hanging="576"/>
        <w:rPr/>
      </w:pPr>
      <w:bookmarkStart w:colFirst="0" w:colLast="0" w:name="_heading=h.2et92p0" w:id="4"/>
      <w:bookmarkEnd w:id="4"/>
      <w:r w:rsidDel="00000000" w:rsidR="00000000" w:rsidRPr="00000000">
        <w:rPr>
          <w:rtl w:val="0"/>
        </w:rPr>
        <w:t xml:space="preserve">Premissas gerais de escopo</w:t>
      </w:r>
    </w:p>
    <w:p w:rsidR="00000000" w:rsidDel="00000000" w:rsidP="00000000" w:rsidRDefault="00000000" w:rsidRPr="00000000" w14:paraId="00000247">
      <w:pPr>
        <w:spacing w:after="0" w:lineRule="auto"/>
        <w:ind w:left="-360" w:firstLine="0"/>
        <w:jc w:val="left"/>
        <w:rPr>
          <w:sz w:val="22"/>
          <w:szCs w:val="22"/>
        </w:rPr>
      </w:pPr>
      <w:r w:rsidDel="00000000" w:rsidR="00000000" w:rsidRPr="00000000">
        <w:rPr>
          <w:rtl w:val="0"/>
        </w:rPr>
      </w:r>
    </w:p>
    <w:p w:rsidR="00000000" w:rsidDel="00000000" w:rsidP="00000000" w:rsidRDefault="00000000" w:rsidRPr="00000000" w14:paraId="00000248">
      <w:pPr>
        <w:keepLines w:val="1"/>
        <w:numPr>
          <w:ilvl w:val="0"/>
          <w:numId w:val="168"/>
        </w:numPr>
        <w:spacing w:after="0" w:line="240" w:lineRule="auto"/>
        <w:ind w:left="720" w:hanging="360"/>
        <w:rPr/>
      </w:pPr>
      <w:r w:rsidDel="00000000" w:rsidR="00000000" w:rsidRPr="00000000">
        <w:rPr>
          <w:rtl w:val="0"/>
        </w:rPr>
        <w:t xml:space="preserve">Visando o melhor aproveitamento da Plataforma Salesforce e suas evoluções, a Salesforce reavaliará, sempre que considerar necessário, os requisitos e processos para priorizar soluções com funcionalidades nativas.</w:t>
      </w:r>
    </w:p>
    <w:p w:rsidR="00000000" w:rsidDel="00000000" w:rsidP="00000000" w:rsidRDefault="00000000" w:rsidRPr="00000000" w14:paraId="00000249">
      <w:pPr>
        <w:keepLines w:val="1"/>
        <w:numPr>
          <w:ilvl w:val="0"/>
          <w:numId w:val="168"/>
        </w:numPr>
        <w:spacing w:after="0" w:line="240" w:lineRule="auto"/>
        <w:ind w:left="720" w:hanging="360"/>
        <w:rPr/>
      </w:pPr>
      <w:sdt>
        <w:sdtPr>
          <w:tag w:val="goog_rdk_1"/>
        </w:sdtPr>
        <w:sdtContent>
          <w:commentRangeStart w:id="0"/>
        </w:sdtContent>
      </w:sdt>
      <w:sdt>
        <w:sdtPr>
          <w:tag w:val="goog_rdk_2"/>
        </w:sdtPr>
        <w:sdtContent>
          <w:commentRangeStart w:id="1"/>
        </w:sdtContent>
      </w:sdt>
      <w:sdt>
        <w:sdtPr>
          <w:tag w:val="goog_rdk_3"/>
        </w:sdtPr>
        <w:sdtContent>
          <w:commentRangeStart w:id="2"/>
        </w:sdtContent>
      </w:sdt>
      <w:r w:rsidDel="00000000" w:rsidR="00000000" w:rsidRPr="00000000">
        <w:rPr>
          <w:rtl w:val="0"/>
        </w:rPr>
        <w:t xml:space="preserve">Qualquer atraso por parte do Sicredi na entrega de informações ou documentação (como, por exemplo, documentos de especificação de integração, modelagem de dados atual, etc.) poderá resultar em atrasos no cronograma e possíveis horas adicionais não previstas nesta SOW. </w:t>
      </w:r>
      <w:sdt>
        <w:sdtPr>
          <w:tag w:val="goog_rdk_4"/>
        </w:sdtPr>
        <w:sdtContent>
          <w:del w:author="Paula Saldanha" w:id="0" w:date="2024-09-25T16:24:53Z"/>
          <w:sdt>
            <w:sdtPr>
              <w:tag w:val="goog_rdk_5"/>
            </w:sdtPr>
            <w:sdtContent>
              <w:commentRangeStart w:id="3"/>
            </w:sdtContent>
          </w:sdt>
          <w:del w:author="Paula Saldanha" w:id="0" w:date="2024-09-25T16:24:53Z">
            <w:sdt>
              <w:sdtPr>
                <w:tag w:val="goog_rdk_6"/>
              </w:sdtPr>
              <w:sdtContent>
                <w:commentRangeStart w:id="4"/>
              </w:sdtContent>
            </w:sdt>
            <w:sdt>
              <w:sdtPr>
                <w:tag w:val="goog_rdk_7"/>
              </w:sdtPr>
              <w:sdtContent>
                <w:commentRangeStart w:id="5"/>
              </w:sdtContent>
            </w:sdt>
            <w:r w:rsidDel="00000000" w:rsidR="00000000" w:rsidRPr="00000000">
              <w:rPr>
                <w:rtl w:val="0"/>
              </w:rPr>
              <w:delText xml:space="preserve">O </w:delText>
            </w:r>
            <w:r w:rsidDel="00000000" w:rsidR="00000000" w:rsidRPr="00000000">
              <w:rPr>
                <w:rtl w:val="0"/>
              </w:rPr>
              <w:delText xml:space="preserve">cálculo</w:delText>
            </w:r>
            <w:r w:rsidDel="00000000" w:rsidR="00000000" w:rsidRPr="00000000">
              <w:rPr>
                <w:rtl w:val="0"/>
              </w:rPr>
              <w:delText xml:space="preserve"> destas horas adicionais seguirá os preços de tabela do contrato guarda-chuva celebrado 16/11/2023. </w:delText>
            </w:r>
          </w:del>
        </w:sdtContent>
      </w:sdt>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O cronograma estimado é referenciado na seção 3.1.</w:t>
      </w:r>
      <w:r w:rsidDel="00000000" w:rsidR="00000000" w:rsidRPr="00000000">
        <w:rPr>
          <w:rtl w:val="0"/>
        </w:rPr>
        <w:t xml:space="preserve"> Caso a Salesforce seja única e exclusivamente responsável pelos atrasos, o Sicredi realizará o pagamento final apenas após o aceite do projeto e o cumprimento dos requisitos descritos nesta SOW. A Salesforce será responsável por detalhar semanalmente as atividades e seus respectivos prazos, além de notificar com antecedência sobre eventuais atrasos, permitindo assim a tomada de decisão adequada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4A">
      <w:pPr>
        <w:keepLines w:val="1"/>
        <w:numPr>
          <w:ilvl w:val="0"/>
          <w:numId w:val="168"/>
        </w:numPr>
        <w:spacing w:after="0" w:line="240" w:lineRule="auto"/>
        <w:ind w:left="720" w:hanging="360"/>
        <w:rPr/>
      </w:pPr>
      <w:r w:rsidDel="00000000" w:rsidR="00000000" w:rsidRPr="00000000">
        <w:rPr>
          <w:rtl w:val="0"/>
        </w:rPr>
        <w:t xml:space="preserve">As capacidades padrão e a configuração de clique-não-código serão utilizadas onde for razoavelmente possível. </w:t>
      </w:r>
    </w:p>
    <w:p w:rsidR="00000000" w:rsidDel="00000000" w:rsidP="00000000" w:rsidRDefault="00000000" w:rsidRPr="00000000" w14:paraId="0000024B">
      <w:pPr>
        <w:keepLines w:val="1"/>
        <w:numPr>
          <w:ilvl w:val="0"/>
          <w:numId w:val="168"/>
        </w:numPr>
        <w:spacing w:after="0" w:line="240" w:lineRule="auto"/>
        <w:ind w:left="720" w:hanging="360"/>
        <w:rPr/>
      </w:pPr>
      <w:r w:rsidDel="00000000" w:rsidR="00000000" w:rsidRPr="00000000">
        <w:rPr>
          <w:rtl w:val="0"/>
        </w:rPr>
        <w:t xml:space="preserve">Os requisitos serão construídos e testados com base nas Histórias de Usuário e seus Critérios de Aceite.</w:t>
      </w:r>
    </w:p>
    <w:p w:rsidR="00000000" w:rsidDel="00000000" w:rsidP="00000000" w:rsidRDefault="00000000" w:rsidRPr="00000000" w14:paraId="0000024C">
      <w:pPr>
        <w:keepLines w:val="1"/>
        <w:numPr>
          <w:ilvl w:val="0"/>
          <w:numId w:val="168"/>
        </w:numPr>
        <w:spacing w:after="0" w:line="240" w:lineRule="auto"/>
        <w:ind w:left="720" w:hanging="360"/>
        <w:rPr/>
      </w:pPr>
      <w:r w:rsidDel="00000000" w:rsidR="00000000" w:rsidRPr="00000000">
        <w:rPr>
          <w:rtl w:val="0"/>
        </w:rPr>
        <w:t xml:space="preserve">Durante a implementação, respeitaremos os comportamentos e limites da plataforma Salesforce. Esses limites estão relacionados à experiência das telas, uso de APIs, fluxos do Salesforce Flow, e outros limites de dados e eventos. </w:t>
      </w:r>
      <w:r w:rsidDel="00000000" w:rsidR="00000000" w:rsidRPr="00000000">
        <w:rPr>
          <w:rtl w:val="0"/>
        </w:rPr>
        <w:t xml:space="preserve">Caso algum desenvolvimento encontre essas restrições, o Sicredi será notificado imediatamente, e apresentaremos alternativas viáveis em até 01 semana. </w:t>
      </w:r>
      <w:r w:rsidDel="00000000" w:rsidR="00000000" w:rsidRPr="00000000">
        <w:rPr>
          <w:rtl w:val="0"/>
        </w:rPr>
        <w:t xml:space="preserve">Se houver oportunidade de ajuste nos processos para trazer benefícios, como por exemplo, melhorar a experiência, manutenção técnica, sustentação ou aumento de produtividade, o Sicredi será informado para aprovação.</w:t>
      </w:r>
      <w:r w:rsidDel="00000000" w:rsidR="00000000" w:rsidRPr="00000000">
        <w:rPr>
          <w:rtl w:val="0"/>
        </w:rPr>
      </w:r>
    </w:p>
    <w:p w:rsidR="00000000" w:rsidDel="00000000" w:rsidP="00000000" w:rsidRDefault="00000000" w:rsidRPr="00000000" w14:paraId="0000024D">
      <w:pPr>
        <w:keepLines w:val="1"/>
        <w:numPr>
          <w:ilvl w:val="0"/>
          <w:numId w:val="168"/>
        </w:numPr>
        <w:spacing w:after="0" w:line="240" w:lineRule="auto"/>
        <w:ind w:left="720" w:hanging="360"/>
        <w:rPr/>
      </w:pPr>
      <w:r w:rsidDel="00000000" w:rsidR="00000000" w:rsidRPr="00000000">
        <w:rPr>
          <w:rtl w:val="0"/>
        </w:rPr>
        <w:t xml:space="preserve">Os Serviços Profissionais da Salesforce não serão responsáveis pelo licenciamento e consumo, nem configurarão outras nuvens além do Financial Services Cloud. Serão respeitados os limites do produto e as melhores práticas orientadas pelo time de produtos.</w:t>
      </w:r>
    </w:p>
    <w:p w:rsidR="00000000" w:rsidDel="00000000" w:rsidP="00000000" w:rsidRDefault="00000000" w:rsidRPr="00000000" w14:paraId="0000024E">
      <w:pPr>
        <w:keepLines w:val="1"/>
        <w:numPr>
          <w:ilvl w:val="0"/>
          <w:numId w:val="168"/>
        </w:numPr>
        <w:spacing w:after="0" w:line="240" w:lineRule="auto"/>
        <w:ind w:left="720" w:hanging="360"/>
        <w:rPr/>
      </w:pPr>
      <w:r w:rsidDel="00000000" w:rsidR="00000000" w:rsidRPr="00000000">
        <w:rPr>
          <w:rtl w:val="0"/>
        </w:rPr>
        <w:t xml:space="preserve">A Salesforce realizará um trabalho consultivo nas nuvens Marketing Cloud envolvendo a </w:t>
      </w:r>
      <w:r w:rsidDel="00000000" w:rsidR="00000000" w:rsidRPr="00000000">
        <w:rPr>
          <w:rtl w:val="0"/>
        </w:rPr>
        <w:t xml:space="preserve">readequação</w:t>
      </w:r>
      <w:r w:rsidDel="00000000" w:rsidR="00000000" w:rsidRPr="00000000">
        <w:rPr>
          <w:rtl w:val="0"/>
        </w:rPr>
        <w:t xml:space="preserve"> das Jornadas e configuração do canal Whatsapp e Data Cloud para criação dos Data Cloud Reports, auxiliando o Sicredi sobre o que deve ser executado, como deve ser feito e quais informações, como APIs para consumo e boas práticas, precisam ser fornecidas à Salesforce. Este trabalho não inclui a implementação ou a manipulação dessas nuvens pela Salesforce.</w:t>
      </w:r>
      <w:r w:rsidDel="00000000" w:rsidR="00000000" w:rsidRPr="00000000">
        <w:rPr>
          <w:rtl w:val="0"/>
        </w:rPr>
      </w:r>
    </w:p>
    <w:p w:rsidR="00000000" w:rsidDel="00000000" w:rsidP="00000000" w:rsidRDefault="00000000" w:rsidRPr="00000000" w14:paraId="0000024F">
      <w:pPr>
        <w:keepLines w:val="1"/>
        <w:numPr>
          <w:ilvl w:val="0"/>
          <w:numId w:val="168"/>
        </w:numPr>
        <w:spacing w:after="0" w:line="240" w:lineRule="auto"/>
        <w:ind w:left="720" w:hanging="360"/>
        <w:rPr/>
      </w:pPr>
      <w:r w:rsidDel="00000000" w:rsidR="00000000" w:rsidRPr="00000000">
        <w:rPr>
          <w:rtl w:val="0"/>
        </w:rPr>
        <w:t xml:space="preserve">O escopo dos Serviços Profissionais descritos neste documento é baseado nas funcionalidades disponíveis no momento da assinatura do contrato. </w:t>
      </w:r>
      <w:r w:rsidDel="00000000" w:rsidR="00000000" w:rsidRPr="00000000">
        <w:rPr>
          <w:rtl w:val="0"/>
        </w:rPr>
        <w:t xml:space="preserve">As inovações e lançamentos futuros da Salesforce não serão incorporados a este escopo de projeto.</w:t>
      </w:r>
      <w:r w:rsidDel="00000000" w:rsidR="00000000" w:rsidRPr="00000000">
        <w:rPr>
          <w:rtl w:val="0"/>
        </w:rPr>
      </w:r>
    </w:p>
    <w:p w:rsidR="00000000" w:rsidDel="00000000" w:rsidP="00000000" w:rsidRDefault="00000000" w:rsidRPr="00000000" w14:paraId="00000250">
      <w:pPr>
        <w:keepLines w:val="1"/>
        <w:numPr>
          <w:ilvl w:val="0"/>
          <w:numId w:val="168"/>
        </w:numPr>
        <w:spacing w:after="0" w:line="240" w:lineRule="auto"/>
        <w:ind w:left="720" w:hanging="360"/>
        <w:rPr/>
      </w:pPr>
      <w:r w:rsidDel="00000000" w:rsidR="00000000" w:rsidRPr="00000000">
        <w:rPr>
          <w:rtl w:val="0"/>
        </w:rPr>
        <w:t xml:space="preserve">As entregas da Salesforce serão feitas em um ambiente de Sandbox disponibilizado pelo Sicredi e serão consideradas como 'Code Completed'.</w:t>
      </w:r>
    </w:p>
    <w:p w:rsidR="00000000" w:rsidDel="00000000" w:rsidP="00000000" w:rsidRDefault="00000000" w:rsidRPr="00000000" w14:paraId="00000251">
      <w:pPr>
        <w:keepLines w:val="1"/>
        <w:numPr>
          <w:ilvl w:val="0"/>
          <w:numId w:val="168"/>
        </w:numPr>
        <w:spacing w:after="0" w:line="240" w:lineRule="auto"/>
        <w:ind w:left="720" w:hanging="360"/>
        <w:rPr/>
      </w:pPr>
      <w:r w:rsidDel="00000000" w:rsidR="00000000" w:rsidRPr="00000000">
        <w:rPr>
          <w:rtl w:val="0"/>
        </w:rPr>
        <w:t xml:space="preserve">Após a etapa de descoberta e design, o cronograma e o escopo da solução dos itens mencionados neste documento de SOW serão revisados, sendo eventual alteração documentada através de um Pedido de Mudança (Não haverá custos adicionais exceto se o Sicredi incluir novos requisitos não listados ou alterar os requisitos existentes). Isso proporcionará clareza aos compromissos acordados ao final desta etapa e detalhará como serão organizadas as releases com base nos requisitos. Esse cronograma e a estratégia revisados serão usados como documentos de referência para que tanto a Salesforce quanto o Sicredi atinjam os objetivos de sucesso do projeto.</w:t>
      </w:r>
      <w:r w:rsidDel="00000000" w:rsidR="00000000" w:rsidRPr="00000000">
        <w:rPr>
          <w:rtl w:val="0"/>
        </w:rPr>
        <w:br w:type="textWrapping"/>
      </w:r>
    </w:p>
    <w:p w:rsidR="00000000" w:rsidDel="00000000" w:rsidP="00000000" w:rsidRDefault="00000000" w:rsidRPr="00000000" w14:paraId="00000252">
      <w:pPr>
        <w:pStyle w:val="Heading2"/>
        <w:numPr>
          <w:ilvl w:val="1"/>
          <w:numId w:val="146"/>
        </w:numPr>
        <w:ind w:left="1026" w:hanging="576"/>
        <w:rPr/>
      </w:pPr>
      <w:r w:rsidDel="00000000" w:rsidR="00000000" w:rsidRPr="00000000">
        <w:rPr>
          <w:rtl w:val="0"/>
        </w:rPr>
        <w:t xml:space="preserve">Exclusões de Escopo</w:t>
      </w:r>
    </w:p>
    <w:p w:rsidR="00000000" w:rsidDel="00000000" w:rsidP="00000000" w:rsidRDefault="00000000" w:rsidRPr="00000000" w14:paraId="00000253">
      <w:pPr>
        <w:rPr/>
      </w:pPr>
      <w:r w:rsidDel="00000000" w:rsidR="00000000" w:rsidRPr="00000000">
        <w:rPr>
          <w:rtl w:val="0"/>
        </w:rPr>
        <w:t xml:space="preserve">Qualquer trabalho não especificado nesta SOW é considerado fora do escopo, incluindo mas não se limitando ao seguinte:  </w:t>
      </w:r>
    </w:p>
    <w:p w:rsidR="00000000" w:rsidDel="00000000" w:rsidP="00000000" w:rsidRDefault="00000000" w:rsidRPr="00000000" w14:paraId="00000254">
      <w:pPr>
        <w:numPr>
          <w:ilvl w:val="0"/>
          <w:numId w:val="189"/>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Higienização e </w:t>
      </w:r>
      <w:r w:rsidDel="00000000" w:rsidR="00000000" w:rsidRPr="00000000">
        <w:rPr>
          <w:color w:val="000000"/>
          <w:rtl w:val="0"/>
        </w:rPr>
        <w:t xml:space="preserve">Migração de dados legados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5">
      <w:pPr>
        <w:numPr>
          <w:ilvl w:val="0"/>
          <w:numId w:val="189"/>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tl w:val="0"/>
        </w:rPr>
        <w:t xml:space="preserve">Manutenção e ajustes em desenvolvimentos feitos por terceiros dentro da plataforma, como, por exemplo, classes de teste, triggers e Visualforce.</w:t>
      </w:r>
    </w:p>
    <w:p w:rsidR="00000000" w:rsidDel="00000000" w:rsidP="00000000" w:rsidRDefault="00000000" w:rsidRPr="00000000" w14:paraId="00000256">
      <w:pPr>
        <w:numPr>
          <w:ilvl w:val="0"/>
          <w:numId w:val="189"/>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APIs personalizadas</w:t>
      </w:r>
      <w:r w:rsidDel="00000000" w:rsidR="00000000" w:rsidRPr="00000000">
        <w:rPr>
          <w:rtl w:val="0"/>
        </w:rPr>
        <w:t xml:space="preserve">;</w:t>
      </w:r>
    </w:p>
    <w:p w:rsidR="00000000" w:rsidDel="00000000" w:rsidP="00000000" w:rsidRDefault="00000000" w:rsidRPr="00000000" w14:paraId="00000257">
      <w:pPr>
        <w:numPr>
          <w:ilvl w:val="0"/>
          <w:numId w:val="189"/>
        </w:numPr>
        <w:spacing w:after="0" w:line="240" w:lineRule="auto"/>
        <w:ind w:left="720" w:hanging="360"/>
        <w:rPr/>
      </w:pPr>
      <w:r w:rsidDel="00000000" w:rsidR="00000000" w:rsidRPr="00000000">
        <w:rPr>
          <w:rtl w:val="0"/>
        </w:rPr>
        <w:t xml:space="preserve">Manutenção, desenvolvimentos ou configurações de sistemas terceiros;</w:t>
      </w:r>
    </w:p>
    <w:p w:rsidR="00000000" w:rsidDel="00000000" w:rsidP="00000000" w:rsidRDefault="00000000" w:rsidRPr="00000000" w14:paraId="00000258">
      <w:pPr>
        <w:numPr>
          <w:ilvl w:val="0"/>
          <w:numId w:val="189"/>
        </w:numPr>
        <w:spacing w:after="0" w:line="240" w:lineRule="auto"/>
        <w:ind w:left="720" w:hanging="360"/>
        <w:rPr/>
      </w:pPr>
      <w:r w:rsidDel="00000000" w:rsidR="00000000" w:rsidRPr="00000000">
        <w:rPr>
          <w:rtl w:val="0"/>
        </w:rPr>
        <w:t xml:space="preserve">Customizações que excedam as capacidades do Atendimento de Whatsapp</w:t>
      </w:r>
      <w:r w:rsidDel="00000000" w:rsidR="00000000" w:rsidRPr="00000000">
        <w:rPr>
          <w:color w:val="000000"/>
          <w:rtl w:val="0"/>
        </w:rPr>
        <w:t xml:space="preserve"> </w:t>
      </w:r>
      <w:r w:rsidDel="00000000" w:rsidR="00000000" w:rsidRPr="00000000">
        <w:rPr>
          <w:rtl w:val="0"/>
        </w:rPr>
        <w:t xml:space="preserve">(Omni Inbox) </w:t>
      </w:r>
      <w:r w:rsidDel="00000000" w:rsidR="00000000" w:rsidRPr="00000000">
        <w:rPr>
          <w:rtl w:val="0"/>
        </w:rPr>
        <w:t xml:space="preserve">via</w:t>
      </w:r>
      <w:r w:rsidDel="00000000" w:rsidR="00000000" w:rsidRPr="00000000">
        <w:rPr>
          <w:color w:val="000000"/>
          <w:rtl w:val="0"/>
        </w:rPr>
        <w:t xml:space="preserve"> aplicativo móvel Salesforce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9">
      <w:pPr>
        <w:numPr>
          <w:ilvl w:val="0"/>
          <w:numId w:val="189"/>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tl w:val="0"/>
        </w:rPr>
        <w:t xml:space="preserve">Serviços de Gestão de Mudança limitado a treinamento descrito na seção 2.2.3;</w:t>
      </w:r>
    </w:p>
    <w:p w:rsidR="00000000" w:rsidDel="00000000" w:rsidP="00000000" w:rsidRDefault="00000000" w:rsidRPr="00000000" w14:paraId="0000025A">
      <w:pPr>
        <w:numPr>
          <w:ilvl w:val="0"/>
          <w:numId w:val="189"/>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tl w:val="0"/>
        </w:rPr>
        <w:t xml:space="preserve">Serviços externos à Salesforce são de total responsabilidade do cliente;</w:t>
      </w:r>
    </w:p>
    <w:p w:rsidR="00000000" w:rsidDel="00000000" w:rsidP="00000000" w:rsidRDefault="00000000" w:rsidRPr="00000000" w14:paraId="0000025B">
      <w:pPr>
        <w:keepLines w:val="1"/>
        <w:numPr>
          <w:ilvl w:val="0"/>
          <w:numId w:val="189"/>
        </w:numPr>
        <w:spacing w:after="0" w:line="240" w:lineRule="auto"/>
        <w:ind w:left="720" w:hanging="360"/>
        <w:rPr/>
      </w:pPr>
      <w:r w:rsidDel="00000000" w:rsidR="00000000" w:rsidRPr="00000000">
        <w:rPr>
          <w:rtl w:val="0"/>
        </w:rPr>
        <w:t xml:space="preserve">Release Management para outros ambientes e Produção;</w:t>
      </w:r>
    </w:p>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0" w:line="240" w:lineRule="auto"/>
        <w:rPr>
          <w:highlight w:val="yellow"/>
        </w:rPr>
      </w:pPr>
      <w:r w:rsidDel="00000000" w:rsidR="00000000" w:rsidRPr="00000000">
        <w:rPr>
          <w:rtl w:val="0"/>
        </w:rPr>
      </w:r>
    </w:p>
    <w:p w:rsidR="00000000" w:rsidDel="00000000" w:rsidP="00000000" w:rsidRDefault="00000000" w:rsidRPr="00000000" w14:paraId="0000025D">
      <w:pPr>
        <w:pStyle w:val="Heading1"/>
        <w:numPr>
          <w:ilvl w:val="0"/>
          <w:numId w:val="146"/>
        </w:numPr>
        <w:ind w:left="432" w:hanging="432"/>
        <w:rPr/>
      </w:pPr>
      <w:r w:rsidDel="00000000" w:rsidR="00000000" w:rsidRPr="00000000">
        <w:rPr>
          <w:rtl w:val="0"/>
        </w:rPr>
        <w:t xml:space="preserve">Programação e honorários de serviços profissionais</w:t>
      </w:r>
    </w:p>
    <w:p w:rsidR="00000000" w:rsidDel="00000000" w:rsidP="00000000" w:rsidRDefault="00000000" w:rsidRPr="00000000" w14:paraId="0000025E">
      <w:pPr>
        <w:pStyle w:val="Heading2"/>
        <w:numPr>
          <w:ilvl w:val="1"/>
          <w:numId w:val="146"/>
        </w:numPr>
        <w:ind w:left="1026" w:hanging="576"/>
        <w:rPr/>
      </w:pPr>
      <w:r w:rsidDel="00000000" w:rsidR="00000000" w:rsidRPr="00000000">
        <w:rPr>
          <w:rtl w:val="0"/>
        </w:rPr>
        <w:t xml:space="preserve">Programação </w:t>
      </w:r>
    </w:p>
    <w:p w:rsidR="00000000" w:rsidDel="00000000" w:rsidP="00000000" w:rsidRDefault="00000000" w:rsidRPr="00000000" w14:paraId="0000025F">
      <w:pPr>
        <w:rPr/>
      </w:pPr>
      <w:r w:rsidDel="00000000" w:rsidR="00000000" w:rsidRPr="00000000">
        <w:rPr>
          <w:rtl w:val="0"/>
        </w:rPr>
        <w:t xml:space="preserve">A SFDC estima que o projeto seja implementado em um cronograma preliminar é estabelecido no Anexo 2, e um cronograma mais detalhado do projeto será produzido durante a etapa Definir do projeto.</w:t>
      </w:r>
    </w:p>
    <w:p w:rsidR="00000000" w:rsidDel="00000000" w:rsidP="00000000" w:rsidRDefault="00000000" w:rsidRPr="00000000" w14:paraId="00000260">
      <w:pPr>
        <w:rPr/>
      </w:pPr>
      <w:r w:rsidDel="00000000" w:rsidR="00000000" w:rsidRPr="00000000">
        <w:rPr>
          <w:rtl w:val="0"/>
        </w:rPr>
        <w:t xml:space="preserve">Os Serviços Profissionais começarão em uma data de início, a ser acordada mutuamente por escrito (e-mail aceitável), em até quatro (4) semanas após a Data de Entrada em Vigor desta SOW. </w:t>
      </w:r>
      <w:r w:rsidDel="00000000" w:rsidR="00000000" w:rsidRPr="00000000">
        <w:rPr>
          <w:rtl w:val="0"/>
        </w:rPr>
        <w:t xml:space="preserve">A duração do projeto é de 32 semanas a partir da data de início, respeitadas as demais condições dessa SOW.</w:t>
      </w:r>
      <w:r w:rsidDel="00000000" w:rsidR="00000000" w:rsidRPr="00000000">
        <w:rPr>
          <w:rtl w:val="0"/>
        </w:rPr>
      </w:r>
    </w:p>
    <w:p w:rsidR="00000000" w:rsidDel="00000000" w:rsidP="00000000" w:rsidRDefault="00000000" w:rsidRPr="00000000" w14:paraId="00000261">
      <w:pPr>
        <w:pStyle w:val="Heading2"/>
        <w:numPr>
          <w:ilvl w:val="1"/>
          <w:numId w:val="146"/>
        </w:numPr>
        <w:ind w:left="1026" w:hanging="576"/>
        <w:rPr/>
      </w:pPr>
      <w:r w:rsidDel="00000000" w:rsidR="00000000" w:rsidRPr="00000000">
        <w:rPr>
          <w:rtl w:val="0"/>
        </w:rPr>
        <w:t xml:space="preserve">Honorários</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262">
      <w:pPr>
        <w:pStyle w:val="Heading3"/>
        <w:numPr>
          <w:ilvl w:val="2"/>
          <w:numId w:val="205"/>
        </w:numPr>
        <w:ind w:left="0" w:firstLine="0"/>
        <w:rPr>
          <w:sz w:val="20"/>
          <w:szCs w:val="20"/>
        </w:rPr>
      </w:pPr>
      <w:r w:rsidDel="00000000" w:rsidR="00000000" w:rsidRPr="00000000">
        <w:rPr>
          <w:sz w:val="20"/>
          <w:szCs w:val="20"/>
          <w:rtl w:val="0"/>
        </w:rPr>
        <w:t xml:space="preserve">3.2.1 Taxa fixa com base em Marcos </w:t>
      </w:r>
    </w:p>
    <w:p w:rsidR="00000000" w:rsidDel="00000000" w:rsidP="00000000" w:rsidRDefault="00000000" w:rsidRPr="00000000" w14:paraId="00000263">
      <w:pPr>
        <w:pStyle w:val="Heading5"/>
        <w:rPr/>
      </w:pPr>
      <w:bookmarkStart w:colFirst="0" w:colLast="0" w:name="_heading=h.iqtwaqe35pbg" w:id="5"/>
      <w:bookmarkEnd w:id="5"/>
      <w:r w:rsidDel="00000000" w:rsidR="00000000" w:rsidRPr="00000000">
        <w:rPr>
          <w:rtl w:val="0"/>
        </w:rPr>
        <w:t xml:space="preserve">Serviços de taxas fixas e tabela de marcos</w:t>
      </w:r>
    </w:p>
    <w:p w:rsidR="00000000" w:rsidDel="00000000" w:rsidP="00000000" w:rsidRDefault="00000000" w:rsidRPr="00000000" w14:paraId="00000264">
      <w:pPr>
        <w:rPr/>
      </w:pPr>
      <w:r w:rsidDel="00000000" w:rsidR="00000000" w:rsidRPr="00000000">
        <w:rPr>
          <w:rtl w:val="0"/>
        </w:rPr>
        <w:t xml:space="preserve">Os Serviços Profissionais são prestados com base em uma taxa fixa.  Um Pedido de Mudança pode ser necessário se houver mudanças no escopo do projeto, recursos, cronograma, marcos, entregas, complexidade ou designação de um novo gerente de projeto do Cliente.  A SFDC faturará ao Cliente após a aceitação de cada marco.  T&amp;E e impostos efetivos e razoáveis, se aplicável, serão faturados mensalmente e pagáveis de acordo com os termos do Contrato.</w:t>
      </w:r>
    </w:p>
    <w:p w:rsidR="00000000" w:rsidDel="00000000" w:rsidP="00000000" w:rsidRDefault="00000000" w:rsidRPr="00000000" w14:paraId="00000265">
      <w:pPr>
        <w:rPr/>
      </w:pPr>
      <w:r w:rsidDel="00000000" w:rsidR="00000000" w:rsidRPr="00000000">
        <w:rPr>
          <w:rtl w:val="0"/>
        </w:rPr>
        <w:t xml:space="preserve">A tabela a seguir mostra os marcos planejados, as datas de conclusão previstas e as taxas faturáveis para cada um deles:</w:t>
      </w:r>
      <w:r w:rsidDel="00000000" w:rsidR="00000000" w:rsidRPr="00000000">
        <w:rPr>
          <w:rtl w:val="0"/>
        </w:rPr>
      </w:r>
    </w:p>
    <w:tbl>
      <w:tblPr>
        <w:tblStyle w:val="Table6"/>
        <w:tblW w:w="10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6"/>
        <w:gridCol w:w="1840"/>
        <w:gridCol w:w="1804"/>
        <w:gridCol w:w="2730"/>
        <w:gridCol w:w="2325"/>
        <w:tblGridChange w:id="0">
          <w:tblGrid>
            <w:gridCol w:w="1786"/>
            <w:gridCol w:w="1840"/>
            <w:gridCol w:w="1804"/>
            <w:gridCol w:w="2730"/>
            <w:gridCol w:w="2325"/>
          </w:tblGrid>
        </w:tblGridChange>
      </w:tblGrid>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a2c4c9" w:val="clear"/>
            <w:tcMar>
              <w:top w:w="40.0" w:type="dxa"/>
              <w:left w:w="40.0" w:type="dxa"/>
              <w:bottom w:w="40.0" w:type="dxa"/>
              <w:right w:w="40.0" w:type="dxa"/>
            </w:tcMar>
            <w:vAlign w:val="bottom"/>
          </w:tcPr>
          <w:p w:rsidR="00000000" w:rsidDel="00000000" w:rsidP="00000000" w:rsidRDefault="00000000" w:rsidRPr="00000000" w14:paraId="00000266">
            <w:pPr>
              <w:widowControl w:val="0"/>
              <w:spacing w:after="0" w:lineRule="auto"/>
              <w:jc w:val="center"/>
              <w:rPr>
                <w:sz w:val="16"/>
                <w:szCs w:val="16"/>
              </w:rPr>
            </w:pPr>
            <w:r w:rsidDel="00000000" w:rsidR="00000000" w:rsidRPr="00000000">
              <w:rPr>
                <w:b w:val="1"/>
                <w:sz w:val="16"/>
                <w:szCs w:val="16"/>
                <w:rtl w:val="0"/>
              </w:rPr>
              <w:t xml:space="preserve">Milestone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2c4c9" w:val="clear"/>
            <w:tcMar>
              <w:top w:w="40.0" w:type="dxa"/>
              <w:left w:w="40.0" w:type="dxa"/>
              <w:bottom w:w="40.0" w:type="dxa"/>
              <w:right w:w="40.0" w:type="dxa"/>
            </w:tcMar>
            <w:vAlign w:val="bottom"/>
          </w:tcPr>
          <w:p w:rsidR="00000000" w:rsidDel="00000000" w:rsidP="00000000" w:rsidRDefault="00000000" w:rsidRPr="00000000" w14:paraId="00000267">
            <w:pPr>
              <w:widowControl w:val="0"/>
              <w:spacing w:after="0" w:lineRule="auto"/>
              <w:jc w:val="left"/>
              <w:rPr>
                <w:b w:val="1"/>
                <w:sz w:val="16"/>
                <w:szCs w:val="16"/>
              </w:rPr>
            </w:pPr>
            <w:r w:rsidDel="00000000" w:rsidR="00000000" w:rsidRPr="00000000">
              <w:rPr>
                <w:b w:val="1"/>
                <w:sz w:val="16"/>
                <w:szCs w:val="16"/>
                <w:rtl w:val="0"/>
              </w:rPr>
              <w:t xml:space="preserve">Critério de aceite</w:t>
            </w:r>
          </w:p>
        </w:tc>
        <w:tc>
          <w:tcPr>
            <w:tcBorders>
              <w:top w:color="cccccc" w:space="0" w:sz="6" w:val="single"/>
              <w:left w:color="cccccc" w:space="0" w:sz="6" w:val="single"/>
              <w:bottom w:color="cccccc" w:space="0" w:sz="6" w:val="single"/>
              <w:right w:color="cccccc" w:space="0" w:sz="6" w:val="single"/>
            </w:tcBorders>
            <w:shd w:fill="a2c4c9" w:val="clear"/>
            <w:tcMar>
              <w:top w:w="40.0" w:type="dxa"/>
              <w:left w:w="40.0" w:type="dxa"/>
              <w:bottom w:w="40.0" w:type="dxa"/>
              <w:right w:w="40.0" w:type="dxa"/>
            </w:tcMar>
            <w:vAlign w:val="bottom"/>
          </w:tcPr>
          <w:p w:rsidR="00000000" w:rsidDel="00000000" w:rsidP="00000000" w:rsidRDefault="00000000" w:rsidRPr="00000000" w14:paraId="00000268">
            <w:pPr>
              <w:widowControl w:val="0"/>
              <w:spacing w:after="0" w:lineRule="auto"/>
              <w:jc w:val="center"/>
              <w:rPr>
                <w:sz w:val="16"/>
                <w:szCs w:val="16"/>
              </w:rPr>
            </w:pPr>
            <w:r w:rsidDel="00000000" w:rsidR="00000000" w:rsidRPr="00000000">
              <w:rPr>
                <w:b w:val="1"/>
                <w:sz w:val="16"/>
                <w:szCs w:val="16"/>
                <w:rtl w:val="0"/>
              </w:rPr>
              <w:t xml:space="preserve">Preço estimado (BRL)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2c4c9" w:val="clear"/>
            <w:tcMar>
              <w:top w:w="40.0" w:type="dxa"/>
              <w:left w:w="40.0" w:type="dxa"/>
              <w:bottom w:w="40.0" w:type="dxa"/>
              <w:right w:w="40.0" w:type="dxa"/>
            </w:tcMar>
            <w:vAlign w:val="bottom"/>
          </w:tcPr>
          <w:p w:rsidR="00000000" w:rsidDel="00000000" w:rsidP="00000000" w:rsidRDefault="00000000" w:rsidRPr="00000000" w14:paraId="00000269">
            <w:pPr>
              <w:widowControl w:val="0"/>
              <w:spacing w:after="0" w:lineRule="auto"/>
              <w:jc w:val="center"/>
              <w:rPr>
                <w:sz w:val="16"/>
                <w:szCs w:val="16"/>
              </w:rPr>
            </w:pPr>
            <w:r w:rsidDel="00000000" w:rsidR="00000000" w:rsidRPr="00000000">
              <w:rPr>
                <w:b w:val="1"/>
                <w:sz w:val="16"/>
                <w:szCs w:val="16"/>
                <w:rtl w:val="0"/>
              </w:rPr>
              <w:t xml:space="preserve">Valor estimado dos Tributos (BRL) (a 6.55%)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2c4c9" w:val="clear"/>
            <w:tcMar>
              <w:top w:w="40.0" w:type="dxa"/>
              <w:left w:w="40.0" w:type="dxa"/>
              <w:bottom w:w="40.0" w:type="dxa"/>
              <w:right w:w="40.0" w:type="dxa"/>
            </w:tcMar>
            <w:vAlign w:val="bottom"/>
          </w:tcPr>
          <w:p w:rsidR="00000000" w:rsidDel="00000000" w:rsidP="00000000" w:rsidRDefault="00000000" w:rsidRPr="00000000" w14:paraId="0000026A">
            <w:pPr>
              <w:widowControl w:val="0"/>
              <w:spacing w:after="0" w:lineRule="auto"/>
              <w:jc w:val="center"/>
              <w:rPr>
                <w:sz w:val="16"/>
                <w:szCs w:val="16"/>
              </w:rPr>
            </w:pPr>
            <w:r w:rsidDel="00000000" w:rsidR="00000000" w:rsidRPr="00000000">
              <w:rPr>
                <w:b w:val="1"/>
                <w:sz w:val="16"/>
                <w:szCs w:val="16"/>
                <w:rtl w:val="0"/>
              </w:rPr>
              <w:t xml:space="preserve">Valor Bruto Estimado (BRL)</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after="0" w:lineRule="auto"/>
              <w:jc w:val="center"/>
              <w:rPr>
                <w:sz w:val="16"/>
                <w:szCs w:val="16"/>
              </w:rPr>
            </w:pPr>
            <w:r w:rsidDel="00000000" w:rsidR="00000000" w:rsidRPr="00000000">
              <w:rPr>
                <w:sz w:val="16"/>
                <w:szCs w:val="16"/>
                <w:rtl w:val="0"/>
              </w:rPr>
              <w:t xml:space="preserve">Início do projeto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after="0" w:lineRule="auto"/>
              <w:jc w:val="left"/>
              <w:rPr>
                <w:sz w:val="16"/>
                <w:szCs w:val="16"/>
              </w:rPr>
            </w:pPr>
            <w:r w:rsidDel="00000000" w:rsidR="00000000" w:rsidRPr="00000000">
              <w:rPr>
                <w:sz w:val="16"/>
                <w:szCs w:val="16"/>
                <w:rtl w:val="0"/>
              </w:rPr>
              <w:t xml:space="preserve">Finalização da reunião do Kickoff (Até 07 dias após a data de início).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jc w:val="right"/>
              <w:rPr>
                <w:sz w:val="16"/>
                <w:szCs w:val="16"/>
              </w:rPr>
            </w:pPr>
            <w:sdt>
              <w:sdtPr>
                <w:tag w:val="goog_rdk_8"/>
              </w:sdtPr>
              <w:sdtContent>
                <w:commentRangeStart w:id="6"/>
              </w:sdtContent>
            </w:sdt>
            <w:r w:rsidDel="00000000" w:rsidR="00000000" w:rsidRPr="00000000">
              <w:rPr>
                <w:sz w:val="16"/>
                <w:szCs w:val="16"/>
                <w:rtl w:val="0"/>
              </w:rPr>
              <w:t xml:space="preserve">R$699,858.92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jc w:val="right"/>
              <w:rPr>
                <w:sz w:val="16"/>
                <w:szCs w:val="16"/>
              </w:rPr>
            </w:pPr>
            <w:r w:rsidDel="00000000" w:rsidR="00000000" w:rsidRPr="00000000">
              <w:rPr>
                <w:sz w:val="16"/>
                <w:szCs w:val="16"/>
                <w:rtl w:val="0"/>
              </w:rPr>
              <w:t xml:space="preserve">R$49,053.78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jc w:val="right"/>
              <w:rPr>
                <w:sz w:val="16"/>
                <w:szCs w:val="16"/>
              </w:rPr>
            </w:pPr>
            <w:r w:rsidDel="00000000" w:rsidR="00000000" w:rsidRPr="00000000">
              <w:rPr>
                <w:sz w:val="16"/>
                <w:szCs w:val="16"/>
                <w:rtl w:val="0"/>
              </w:rPr>
              <w:t xml:space="preserve">R$748,912.70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after="0" w:lineRule="auto"/>
              <w:jc w:val="center"/>
              <w:rPr>
                <w:sz w:val="16"/>
                <w:szCs w:val="16"/>
              </w:rPr>
            </w:pPr>
            <w:commentRangeEnd w:id="6"/>
            <w:r w:rsidDel="00000000" w:rsidR="00000000" w:rsidRPr="00000000">
              <w:commentReference w:id="6"/>
            </w:r>
            <w:r w:rsidDel="00000000" w:rsidR="00000000" w:rsidRPr="00000000">
              <w:rPr>
                <w:sz w:val="16"/>
                <w:szCs w:val="16"/>
                <w:rtl w:val="0"/>
              </w:rPr>
              <w:t xml:space="preserve">Fim do projeto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after="0" w:lineRule="auto"/>
              <w:jc w:val="left"/>
              <w:rPr>
                <w:sz w:val="16"/>
                <w:szCs w:val="16"/>
              </w:rPr>
            </w:pPr>
            <w:r w:rsidDel="00000000" w:rsidR="00000000" w:rsidRPr="00000000">
              <w:rPr>
                <w:sz w:val="16"/>
                <w:szCs w:val="16"/>
                <w:rtl w:val="0"/>
              </w:rPr>
              <w:t xml:space="preserve">Entrega de todos os requisitos como code completed*. (Previsto para 32 semanas após a data de início).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jc w:val="right"/>
              <w:rPr>
                <w:sz w:val="16"/>
                <w:szCs w:val="16"/>
              </w:rPr>
            </w:pPr>
            <w:sdt>
              <w:sdtPr>
                <w:tag w:val="goog_rdk_9"/>
              </w:sdtPr>
              <w:sdtContent>
                <w:commentRangeStart w:id="7"/>
              </w:sdtContent>
            </w:sdt>
            <w:r w:rsidDel="00000000" w:rsidR="00000000" w:rsidRPr="00000000">
              <w:rPr>
                <w:sz w:val="16"/>
                <w:szCs w:val="16"/>
                <w:rtl w:val="0"/>
              </w:rPr>
              <w:t xml:space="preserve">R$699,858.92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jc w:val="right"/>
              <w:rPr>
                <w:sz w:val="16"/>
                <w:szCs w:val="16"/>
              </w:rPr>
            </w:pPr>
            <w:r w:rsidDel="00000000" w:rsidR="00000000" w:rsidRPr="00000000">
              <w:rPr>
                <w:sz w:val="16"/>
                <w:szCs w:val="16"/>
                <w:rtl w:val="0"/>
              </w:rPr>
              <w:t xml:space="preserve">R$49,053.78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jc w:val="right"/>
              <w:rPr>
                <w:sz w:val="16"/>
                <w:szCs w:val="16"/>
              </w:rPr>
            </w:pPr>
            <w:r w:rsidDel="00000000" w:rsidR="00000000" w:rsidRPr="00000000">
              <w:rPr>
                <w:sz w:val="16"/>
                <w:szCs w:val="16"/>
                <w:rtl w:val="0"/>
              </w:rPr>
              <w:t xml:space="preserve">R$748,912.70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after="0" w:lineRule="auto"/>
              <w:jc w:val="right"/>
              <w:rPr>
                <w:sz w:val="16"/>
                <w:szCs w:val="16"/>
              </w:rPr>
            </w:pPr>
            <w:commentRangeEnd w:id="7"/>
            <w:r w:rsidDel="00000000" w:rsidR="00000000" w:rsidRPr="00000000">
              <w:commentReference w:id="7"/>
            </w:r>
            <w:r w:rsidDel="00000000" w:rsidR="00000000" w:rsidRPr="00000000">
              <w:rPr>
                <w:b w:val="1"/>
                <w:sz w:val="16"/>
                <w:szCs w:val="16"/>
                <w:rtl w:val="0"/>
              </w:rPr>
              <w:t xml:space="preserve">TOTAL: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after="0" w:lineRule="auto"/>
              <w:jc w:val="left"/>
              <w:rPr>
                <w:b w:val="1"/>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jc w:val="right"/>
              <w:rPr>
                <w:b w:val="1"/>
                <w:sz w:val="16"/>
                <w:szCs w:val="16"/>
              </w:rPr>
            </w:pPr>
            <w:sdt>
              <w:sdtPr>
                <w:tag w:val="goog_rdk_10"/>
              </w:sdtPr>
              <w:sdtContent>
                <w:commentRangeStart w:id="8"/>
              </w:sdtContent>
            </w:sdt>
            <w:r w:rsidDel="00000000" w:rsidR="00000000" w:rsidRPr="00000000">
              <w:rPr>
                <w:b w:val="1"/>
                <w:sz w:val="16"/>
                <w:szCs w:val="16"/>
                <w:rtl w:val="0"/>
              </w:rPr>
              <w:t xml:space="preserve">R$1,399,717.84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jc w:val="right"/>
              <w:rPr>
                <w:b w:val="1"/>
                <w:sz w:val="16"/>
                <w:szCs w:val="16"/>
              </w:rPr>
            </w:pPr>
            <w:r w:rsidDel="00000000" w:rsidR="00000000" w:rsidRPr="00000000">
              <w:rPr>
                <w:b w:val="1"/>
                <w:sz w:val="16"/>
                <w:szCs w:val="16"/>
                <w:rtl w:val="0"/>
              </w:rPr>
              <w:t xml:space="preserve">R$98,107.56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jc w:val="right"/>
              <w:rPr>
                <w:b w:val="1"/>
                <w:sz w:val="16"/>
                <w:szCs w:val="16"/>
              </w:rPr>
            </w:pPr>
            <w:r w:rsidDel="00000000" w:rsidR="00000000" w:rsidRPr="00000000">
              <w:rPr>
                <w:b w:val="1"/>
                <w:sz w:val="16"/>
                <w:szCs w:val="16"/>
                <w:rtl w:val="0"/>
              </w:rPr>
              <w:t xml:space="preserve">R$1,497,825.40</w:t>
            </w:r>
          </w:p>
        </w:tc>
      </w:tr>
    </w:tbl>
    <w:p w:rsidR="00000000" w:rsidDel="00000000" w:rsidP="00000000" w:rsidRDefault="00000000" w:rsidRPr="00000000" w14:paraId="0000027A">
      <w:pPr>
        <w:rPr>
          <w:sz w:val="16"/>
          <w:szCs w:val="16"/>
        </w:rPr>
      </w:pPr>
      <w:commentRangeEnd w:id="8"/>
      <w:r w:rsidDel="00000000" w:rsidR="00000000" w:rsidRPr="00000000">
        <w:commentReference w:id="8"/>
      </w:r>
      <w:r w:rsidDel="00000000" w:rsidR="00000000" w:rsidRPr="00000000">
        <w:rPr>
          <w:sz w:val="16"/>
          <w:szCs w:val="16"/>
          <w:rtl w:val="0"/>
        </w:rPr>
        <w:br w:type="textWrapping"/>
        <w:t xml:space="preserve">*A SFDC apresentará os requisitos desenvolvidos, e o Cliente confirmará a aceitação com base nos critérios estabelecidos em até 10 dias.</w:t>
      </w:r>
    </w:p>
    <w:sdt>
      <w:sdtPr>
        <w:tag w:val="goog_rdk_14"/>
      </w:sdtPr>
      <w:sdtContent>
        <w:p w:rsidR="00000000" w:rsidDel="00000000" w:rsidP="00000000" w:rsidRDefault="00000000" w:rsidRPr="00000000" w14:paraId="0000027B">
          <w:pPr>
            <w:pStyle w:val="Heading3"/>
            <w:numPr>
              <w:ilvl w:val="2"/>
              <w:numId w:val="205"/>
            </w:numPr>
            <w:ind w:left="0" w:firstLine="0"/>
            <w:rPr>
              <w:ins w:author="Danilo Bologna" w:id="1" w:date="2024-09-25T17:12:25Z"/>
              <w:b w:val="1"/>
              <w:sz w:val="20"/>
              <w:szCs w:val="20"/>
            </w:rPr>
          </w:pPr>
          <w:sdt>
            <w:sdtPr>
              <w:tag w:val="goog_rdk_12"/>
            </w:sdtPr>
            <w:sdtContent>
              <w:ins w:author="Danilo Bologna" w:id="1" w:date="2024-09-25T17:12:25Z"/>
              <w:sdt>
                <w:sdtPr>
                  <w:tag w:val="goog_rdk_13"/>
                </w:sdtPr>
                <w:sdtContent>
                  <w:commentRangeStart w:id="9"/>
                </w:sdtContent>
              </w:sdt>
              <w:ins w:author="Danilo Bologna" w:id="1" w:date="2024-09-25T17:12:25Z">
                <w:bookmarkStart w:colFirst="0" w:colLast="0" w:name="_heading=h.xru89ib4zcvj" w:id="6"/>
                <w:bookmarkEnd w:id="6"/>
                <w:r w:rsidDel="00000000" w:rsidR="00000000" w:rsidRPr="00000000">
                  <w:rPr>
                    <w:sz w:val="16"/>
                    <w:szCs w:val="16"/>
                    <w:rtl w:val="0"/>
                  </w:rPr>
                  <w:t xml:space="preserve">3.2.2 Investimento da Salesforce</w:t>
                </w:r>
              </w:ins>
            </w:sdtContent>
          </w:sdt>
        </w:p>
      </w:sdtContent>
    </w:sdt>
    <w:sdt>
      <w:sdtPr>
        <w:tag w:val="goog_rdk_16"/>
      </w:sdtPr>
      <w:sdtContent>
        <w:p w:rsidR="00000000" w:rsidDel="00000000" w:rsidP="00000000" w:rsidRDefault="00000000" w:rsidRPr="00000000" w14:paraId="0000027C">
          <w:pPr>
            <w:rPr>
              <w:ins w:author="Danilo Bologna" w:id="1" w:date="2024-09-25T17:12:25Z"/>
              <w:sz w:val="16"/>
              <w:szCs w:val="16"/>
            </w:rPr>
          </w:pPr>
          <w:sdt>
            <w:sdtPr>
              <w:tag w:val="goog_rdk_15"/>
            </w:sdtPr>
            <w:sdtContent>
              <w:ins w:author="Danilo Bologna" w:id="1" w:date="2024-09-25T17:12:25Z">
                <w:r w:rsidDel="00000000" w:rsidR="00000000" w:rsidRPr="00000000">
                  <w:rPr>
                    <w:rtl w:val="0"/>
                  </w:rPr>
                </w:r>
              </w:ins>
            </w:sdtContent>
          </w:sdt>
        </w:p>
      </w:sdtContent>
    </w:sdt>
    <w:sdt>
      <w:sdtPr>
        <w:tag w:val="goog_rdk_26"/>
      </w:sdtPr>
      <w:sdtContent>
        <w:p w:rsidR="00000000" w:rsidDel="00000000" w:rsidP="00000000" w:rsidRDefault="00000000" w:rsidRPr="00000000" w14:paraId="0000027D">
          <w:pPr>
            <w:rPr>
              <w:rFonts w:ascii="Arial" w:cs="Arial" w:eastAsia="Arial" w:hAnsi="Arial"/>
              <w:b w:val="0"/>
              <w:i w:val="0"/>
              <w:smallCaps w:val="0"/>
              <w:strike w:val="0"/>
              <w:color w:val="000000"/>
              <w:sz w:val="22"/>
              <w:szCs w:val="22"/>
              <w:u w:val="none"/>
              <w:shd w:fill="auto" w:val="clear"/>
              <w:vertAlign w:val="baseline"/>
              <w:rPrChange w:author="Danilo Bologna" w:id="4" w:date="2024-09-25T17:12:25Z">
                <w:rPr/>
              </w:rPrChange>
            </w:rPr>
            <w:pPrChange w:author="Danilo Bologna" w:id="0" w:date="2024-09-25T17:12:25Z">
              <w:pPr/>
            </w:pPrChange>
          </w:pPr>
          <w:sdt>
            <w:sdtPr>
              <w:tag w:val="goog_rdk_17"/>
            </w:sdtPr>
            <w:sdtContent>
              <w:ins w:author="Danilo Bologna" w:id="1" w:date="2024-09-25T17:12:25Z">
                <w:r w:rsidDel="00000000" w:rsidR="00000000" w:rsidRPr="00000000">
                  <w:rPr>
                    <w:sz w:val="16"/>
                    <w:szCs w:val="16"/>
                    <w:rtl w:val="0"/>
                  </w:rPr>
                  <w:t xml:space="preserve">SFDC disponibilizará profissionais durante o período estipulado no Prazo do SOW. Os recursos da SFDC fornecerão até, mas não excederão, 9.944 horas de serviços profissionais (“Horas de Cortesia”). O objetivo das Horas de Cortesia é a execução do escopo definido neste SOW</w:t>
                </w:r>
              </w:ins>
              <w:sdt>
                <w:sdtPr>
                  <w:tag w:val="goog_rdk_18"/>
                </w:sdtPr>
                <w:sdtContent>
                  <w:ins w:author="Danilo Bologna" w:id="1" w:date="2024-09-25T17:12:25Z">
                    <w:r w:rsidDel="00000000" w:rsidR="00000000" w:rsidRPr="00000000">
                      <w:rPr>
                        <w:rtl w:val="0"/>
                        <w:rPrChange w:author="Paula Saldanha" w:id="2" w:date="2024-09-25T17:56:21Z">
                          <w:rPr>
                            <w:sz w:val="16"/>
                            <w:szCs w:val="16"/>
                          </w:rPr>
                        </w:rPrChange>
                      </w:rPr>
                      <w:t xml:space="preserve">.</w:t>
                    </w:r>
                  </w:ins>
                </w:sdtContent>
              </w:sdt>
              <w:ins w:author="Danilo Bologna" w:id="1" w:date="2024-09-25T17:12:25Z"/>
            </w:sdtContent>
          </w:sdt>
          <w:sdt>
            <w:sdtPr>
              <w:tag w:val="goog_rdk_19"/>
            </w:sdtPr>
            <w:sdtContent>
              <w:ins w:author="Paula Saldanha" w:id="3" w:date="2024-09-25T17:54:51Z">
                <w:commentRangeEnd w:id="9"/>
                <w:r w:rsidDel="00000000" w:rsidR="00000000" w:rsidRPr="00000000">
                  <w:commentReference w:id="9"/>
                </w:r>
              </w:ins>
              <w:sdt>
                <w:sdtPr>
                  <w:tag w:val="goog_rdk_20"/>
                </w:sdtPr>
                <w:sdtContent>
                  <w:ins w:author="Paula Saldanha" w:id="3" w:date="2024-09-25T17:54:51Z">
                    <w:r w:rsidDel="00000000" w:rsidR="00000000" w:rsidRPr="00000000">
                      <w:rPr>
                        <w:rtl w:val="0"/>
                        <w:rPrChange w:author="Paula Saldanha" w:id="2" w:date="2024-09-25T17:56:21Z">
                          <w:rPr>
                            <w:sz w:val="16"/>
                            <w:szCs w:val="16"/>
                          </w:rPr>
                        </w:rPrChange>
                      </w:rPr>
                      <w:t xml:space="preserve"> As horas investidas pela Salesforce são </w:t>
                    </w:r>
                  </w:ins>
                </w:sdtContent>
              </w:sdt>
              <w:ins w:author="Paula Saldanha" w:id="3" w:date="2024-09-25T17:54:51Z">
                <w:sdt>
                  <w:sdtPr>
                    <w:tag w:val="goog_rdk_21"/>
                  </w:sdtPr>
                  <w:sdtContent>
                    <w:r w:rsidDel="00000000" w:rsidR="00000000" w:rsidRPr="00000000">
                      <w:rPr>
                        <w:rtl w:val="0"/>
                        <w:rPrChange w:author="Paula Saldanha" w:id="2" w:date="2024-09-25T17:56:21Z">
                          <w:rPr>
                            <w:sz w:val="16"/>
                            <w:szCs w:val="16"/>
                          </w:rPr>
                        </w:rPrChange>
                      </w:rPr>
                      <w:t xml:space="preserve">única</w:t>
                    </w:r>
                  </w:sdtContent>
                </w:sdt>
                <w:sdt>
                  <w:sdtPr>
                    <w:tag w:val="goog_rdk_22"/>
                  </w:sdtPr>
                  <w:sdtContent>
                    <w:r w:rsidDel="00000000" w:rsidR="00000000" w:rsidRPr="00000000">
                      <w:rPr>
                        <w:rtl w:val="0"/>
                        <w:rPrChange w:author="Paula Saldanha" w:id="2" w:date="2024-09-25T17:56:21Z">
                          <w:rPr>
                            <w:sz w:val="16"/>
                            <w:szCs w:val="16"/>
                          </w:rPr>
                        </w:rPrChange>
                      </w:rPr>
                      <w:t xml:space="preserve"> e exclusivamente </w:t>
                    </w:r>
                  </w:sdtContent>
                </w:sdt>
                <w:sdt>
                  <w:sdtPr>
                    <w:tag w:val="goog_rdk_23"/>
                  </w:sdtPr>
                  <w:sdtContent>
                    <w:r w:rsidDel="00000000" w:rsidR="00000000" w:rsidRPr="00000000">
                      <w:rPr>
                        <w:rtl w:val="0"/>
                        <w:rPrChange w:author="Paula Saldanha" w:id="2" w:date="2024-09-25T17:56:21Z">
                          <w:rPr>
                            <w:sz w:val="16"/>
                            <w:szCs w:val="16"/>
                          </w:rPr>
                        </w:rPrChange>
                      </w:rPr>
                      <w:t xml:space="preserve">válidas</w:t>
                    </w:r>
                  </w:sdtContent>
                </w:sdt>
                <w:sdt>
                  <w:sdtPr>
                    <w:tag w:val="goog_rdk_24"/>
                  </w:sdtPr>
                  <w:sdtContent>
                    <w:r w:rsidDel="00000000" w:rsidR="00000000" w:rsidRPr="00000000">
                      <w:rPr>
                        <w:rtl w:val="0"/>
                        <w:rPrChange w:author="Paula Saldanha" w:id="2" w:date="2024-09-25T17:56:21Z">
                          <w:rPr>
                            <w:sz w:val="16"/>
                            <w:szCs w:val="16"/>
                          </w:rPr>
                        </w:rPrChange>
                      </w:rPr>
                      <w:t xml:space="preserve"> para este SOW.</w:t>
                    </w:r>
                  </w:sdtContent>
                </w:sdt>
              </w:ins>
            </w:sdtContent>
          </w:sdt>
          <w:sdt>
            <w:sdtPr>
              <w:tag w:val="goog_rdk_25"/>
            </w:sdtPr>
            <w:sdtContent>
              <w:r w:rsidDel="00000000" w:rsidR="00000000" w:rsidRPr="00000000">
                <w:rPr>
                  <w:rtl w:val="0"/>
                </w:rPr>
              </w:r>
            </w:sdtContent>
          </w:sdt>
        </w:p>
      </w:sdtContent>
    </w:sdt>
    <w:p w:rsidR="00000000" w:rsidDel="00000000" w:rsidP="00000000" w:rsidRDefault="00000000" w:rsidRPr="00000000" w14:paraId="0000027E">
      <w:pPr>
        <w:pStyle w:val="Heading1"/>
        <w:numPr>
          <w:ilvl w:val="0"/>
          <w:numId w:val="146"/>
        </w:numPr>
        <w:ind w:left="432" w:hanging="432"/>
        <w:rPr/>
      </w:pPr>
      <w:bookmarkStart w:colFirst="0" w:colLast="0" w:name="_heading=h.3dy6vkm" w:id="7"/>
      <w:bookmarkEnd w:id="7"/>
      <w:r w:rsidDel="00000000" w:rsidR="00000000" w:rsidRPr="00000000">
        <w:rPr>
          <w:rtl w:val="0"/>
        </w:rPr>
        <w:t xml:space="preserve">Responsabilidades do Cliente</w:t>
      </w:r>
    </w:p>
    <w:p w:rsidR="00000000" w:rsidDel="00000000" w:rsidP="00000000" w:rsidRDefault="00000000" w:rsidRPr="00000000" w14:paraId="0000027F">
      <w:pPr>
        <w:spacing w:after="0" w:line="240" w:lineRule="auto"/>
        <w:rPr/>
      </w:pPr>
      <w:r w:rsidDel="00000000" w:rsidR="00000000" w:rsidRPr="00000000">
        <w:rPr>
          <w:rtl w:val="0"/>
        </w:rPr>
        <w:t xml:space="preserve">O desempenho oportuno e bem sucedido dos Serviços Profissionais de acordo com esta SOW exige uma colaboração contínua entre a SFDC e o Cliente.  O Cliente é responsável por certas tarefas-chave, contribuições e revisões oportunas para permitir que a SFDC possa cumprir suas obrigações sob esta SOW.  </w:t>
      </w:r>
      <w:r w:rsidDel="00000000" w:rsidR="00000000" w:rsidRPr="00000000">
        <w:rPr>
          <w:rtl w:val="0"/>
        </w:rPr>
        <w:t xml:space="preserve">Atrasos no desempenho dos Serviços Profissionais causados pelo Cliente podem resultar na revisão das condições comerciais, conforme descrito no item 2.3, aplicáveis ao tempo de recursos.</w:t>
      </w:r>
      <w:r w:rsidDel="00000000" w:rsidR="00000000" w:rsidRPr="00000000">
        <w:rPr>
          <w:rtl w:val="0"/>
        </w:rPr>
        <w:t xml:space="preserve"> A SFDC não terá responsabilidade por atrasos ou outros danos causados pelo não cumprimento de suas obrigações por parte do Cliente.  </w:t>
      </w:r>
      <w:r w:rsidDel="00000000" w:rsidR="00000000" w:rsidRPr="00000000">
        <w:rPr>
          <w:rtl w:val="0"/>
        </w:rPr>
        <w:t xml:space="preserve">Caso a Salesforce seja única e exclusivamente responsável pelos atrasos, o Sicredi realizará o pagamento final apenas após o aceite do projeto e o cumprimento dos requisitos descritos nesta SOW. A Salesforce será responsável por detalhar semanalmente as atividades e seus respectivos prazos, além de notificar com antecedência sobre eventuais atrasos, permitindo assim a tomada de decisão adequada.</w:t>
      </w:r>
    </w:p>
    <w:p w:rsidR="00000000" w:rsidDel="00000000" w:rsidP="00000000" w:rsidRDefault="00000000" w:rsidRPr="00000000" w14:paraId="00000280">
      <w:pPr>
        <w:spacing w:after="0" w:line="240" w:lineRule="auto"/>
        <w:rPr/>
      </w:pPr>
      <w:r w:rsidDel="00000000" w:rsidR="00000000" w:rsidRPr="00000000">
        <w:rPr>
          <w:rtl w:val="0"/>
        </w:rPr>
      </w:r>
    </w:p>
    <w:p w:rsidR="00000000" w:rsidDel="00000000" w:rsidP="00000000" w:rsidRDefault="00000000" w:rsidRPr="00000000" w14:paraId="00000281">
      <w:pPr>
        <w:pStyle w:val="Heading2"/>
        <w:numPr>
          <w:ilvl w:val="1"/>
          <w:numId w:val="146"/>
        </w:numPr>
        <w:ind w:left="1026" w:hanging="576"/>
        <w:rPr/>
      </w:pPr>
      <w:bookmarkStart w:colFirst="0" w:colLast="0" w:name="_heading=h.1t3h5sf" w:id="8"/>
      <w:bookmarkEnd w:id="8"/>
      <w:r w:rsidDel="00000000" w:rsidR="00000000" w:rsidRPr="00000000">
        <w:rPr>
          <w:rtl w:val="0"/>
        </w:rPr>
        <w:t xml:space="preserve">Cooperação do Cliente </w:t>
      </w:r>
    </w:p>
    <w:p w:rsidR="00000000" w:rsidDel="00000000" w:rsidP="00000000" w:rsidRDefault="00000000" w:rsidRPr="00000000" w14:paraId="00000282">
      <w:pPr>
        <w:rPr/>
      </w:pPr>
      <w:r w:rsidDel="00000000" w:rsidR="00000000" w:rsidRPr="00000000">
        <w:rPr>
          <w:rtl w:val="0"/>
        </w:rPr>
        <w:t xml:space="preserve">O Cliente cooperará com a SFDC em seu desempenho dos Serviços Profissionais, sem limitação: </w:t>
      </w:r>
    </w:p>
    <w:p w:rsidR="00000000" w:rsidDel="00000000" w:rsidP="00000000" w:rsidRDefault="00000000" w:rsidRPr="00000000" w14:paraId="00000283">
      <w:pPr>
        <w:numPr>
          <w:ilvl w:val="0"/>
          <w:numId w:val="57"/>
        </w:numPr>
        <w:pBdr>
          <w:top w:space="0" w:sz="0" w:val="nil"/>
          <w:left w:space="0" w:sz="0" w:val="nil"/>
          <w:bottom w:space="0" w:sz="0" w:val="nil"/>
          <w:right w:space="0" w:sz="0" w:val="nil"/>
          <w:between w:space="0" w:sz="0" w:val="nil"/>
        </w:pBdr>
        <w:spacing w:after="0" w:lineRule="auto"/>
        <w:ind w:left="786" w:hanging="360"/>
        <w:rPr>
          <w:color w:val="000000"/>
        </w:rPr>
      </w:pPr>
      <w:r w:rsidDel="00000000" w:rsidR="00000000" w:rsidRPr="00000000">
        <w:rPr>
          <w:color w:val="000000"/>
          <w:rtl w:val="0"/>
        </w:rPr>
        <w:t xml:space="preserve">Trabalhar com os stakeholders do </w:t>
      </w:r>
      <w:r w:rsidDel="00000000" w:rsidR="00000000" w:rsidRPr="00000000">
        <w:rPr>
          <w:rtl w:val="0"/>
        </w:rPr>
        <w:t xml:space="preserve">C</w:t>
      </w:r>
      <w:r w:rsidDel="00000000" w:rsidR="00000000" w:rsidRPr="00000000">
        <w:rPr>
          <w:color w:val="000000"/>
          <w:rtl w:val="0"/>
        </w:rPr>
        <w:t xml:space="preserve">liente e a equipe de implementação e SFDC para determinar prazos e cronogramas de recursos mutuamente aceitáveis para o projeto;</w:t>
      </w:r>
    </w:p>
    <w:p w:rsidR="00000000" w:rsidDel="00000000" w:rsidP="00000000" w:rsidRDefault="00000000" w:rsidRPr="00000000" w14:paraId="00000284">
      <w:pPr>
        <w:numPr>
          <w:ilvl w:val="0"/>
          <w:numId w:val="57"/>
        </w:numPr>
        <w:pBdr>
          <w:top w:space="0" w:sz="0" w:val="nil"/>
          <w:left w:space="0" w:sz="0" w:val="nil"/>
          <w:bottom w:space="0" w:sz="0" w:val="nil"/>
          <w:right w:space="0" w:sz="0" w:val="nil"/>
          <w:between w:space="0" w:sz="0" w:val="nil"/>
        </w:pBdr>
        <w:spacing w:after="0" w:lineRule="auto"/>
        <w:ind w:left="786" w:hanging="360"/>
        <w:rPr>
          <w:color w:val="000000"/>
        </w:rPr>
      </w:pPr>
      <w:r w:rsidDel="00000000" w:rsidR="00000000" w:rsidRPr="00000000">
        <w:rPr>
          <w:color w:val="000000"/>
          <w:rtl w:val="0"/>
        </w:rPr>
        <w:t xml:space="preserve">Entregar em tempo hábil a garantia do </w:t>
      </w:r>
      <w:r w:rsidDel="00000000" w:rsidR="00000000" w:rsidRPr="00000000">
        <w:rPr>
          <w:rtl w:val="0"/>
        </w:rPr>
        <w:t xml:space="preserve">C</w:t>
      </w:r>
      <w:r w:rsidDel="00000000" w:rsidR="00000000" w:rsidRPr="00000000">
        <w:rPr>
          <w:color w:val="000000"/>
          <w:rtl w:val="0"/>
        </w:rPr>
        <w:t xml:space="preserve">liente e outras obrigações exigidas por esta SOW;</w:t>
      </w:r>
    </w:p>
    <w:p w:rsidR="00000000" w:rsidDel="00000000" w:rsidP="00000000" w:rsidRDefault="00000000" w:rsidRPr="00000000" w14:paraId="00000285">
      <w:pPr>
        <w:numPr>
          <w:ilvl w:val="0"/>
          <w:numId w:val="57"/>
        </w:numPr>
        <w:pBdr>
          <w:top w:space="0" w:sz="0" w:val="nil"/>
          <w:left w:space="0" w:sz="0" w:val="nil"/>
          <w:bottom w:space="0" w:sz="0" w:val="nil"/>
          <w:right w:space="0" w:sz="0" w:val="nil"/>
          <w:between w:space="0" w:sz="0" w:val="nil"/>
        </w:pBdr>
        <w:spacing w:after="0" w:lineRule="auto"/>
        <w:ind w:left="786" w:hanging="360"/>
        <w:rPr>
          <w:color w:val="000000"/>
        </w:rPr>
      </w:pPr>
      <w:r w:rsidDel="00000000" w:rsidR="00000000" w:rsidRPr="00000000">
        <w:rPr>
          <w:color w:val="000000"/>
          <w:rtl w:val="0"/>
        </w:rPr>
        <w:t xml:space="preserve">Respondendo prontamente às consultas d</w:t>
      </w:r>
      <w:r w:rsidDel="00000000" w:rsidR="00000000" w:rsidRPr="00000000">
        <w:rPr>
          <w:rtl w:val="0"/>
        </w:rPr>
        <w:t xml:space="preserve">a</w:t>
      </w:r>
      <w:r w:rsidDel="00000000" w:rsidR="00000000" w:rsidRPr="00000000">
        <w:rPr>
          <w:color w:val="000000"/>
          <w:rtl w:val="0"/>
        </w:rPr>
        <w:t xml:space="preserve"> SFDC relacionadas com os Serviços Profissionais; </w:t>
      </w:r>
    </w:p>
    <w:p w:rsidR="00000000" w:rsidDel="00000000" w:rsidP="00000000" w:rsidRDefault="00000000" w:rsidRPr="00000000" w14:paraId="00000286">
      <w:pPr>
        <w:numPr>
          <w:ilvl w:val="0"/>
          <w:numId w:val="57"/>
        </w:numPr>
        <w:pBdr>
          <w:top w:space="0" w:sz="0" w:val="nil"/>
          <w:left w:space="0" w:sz="0" w:val="nil"/>
          <w:bottom w:space="0" w:sz="0" w:val="nil"/>
          <w:right w:space="0" w:sz="0" w:val="nil"/>
          <w:between w:space="0" w:sz="0" w:val="nil"/>
        </w:pBdr>
        <w:spacing w:after="0" w:lineRule="auto"/>
        <w:ind w:left="786" w:hanging="360"/>
        <w:rPr>
          <w:color w:val="000000"/>
        </w:rPr>
      </w:pPr>
      <w:r w:rsidDel="00000000" w:rsidR="00000000" w:rsidRPr="00000000">
        <w:rPr>
          <w:color w:val="000000"/>
          <w:rtl w:val="0"/>
        </w:rPr>
        <w:t xml:space="preserve">Fornecer informações, dados e feedback completos, precisos e oportunos, conforme razoavelmente necessário;</w:t>
      </w:r>
    </w:p>
    <w:p w:rsidR="00000000" w:rsidDel="00000000" w:rsidP="00000000" w:rsidRDefault="00000000" w:rsidRPr="00000000" w14:paraId="00000287">
      <w:pPr>
        <w:numPr>
          <w:ilvl w:val="0"/>
          <w:numId w:val="57"/>
        </w:numPr>
        <w:pBdr>
          <w:top w:space="0" w:sz="0" w:val="nil"/>
          <w:left w:space="0" w:sz="0" w:val="nil"/>
          <w:bottom w:space="0" w:sz="0" w:val="nil"/>
          <w:right w:space="0" w:sz="0" w:val="nil"/>
          <w:between w:space="0" w:sz="0" w:val="nil"/>
        </w:pBdr>
        <w:spacing w:after="0" w:lineRule="auto"/>
        <w:ind w:left="786" w:hanging="360"/>
        <w:rPr>
          <w:color w:val="000000"/>
        </w:rPr>
      </w:pPr>
      <w:r w:rsidDel="00000000" w:rsidR="00000000" w:rsidRPr="00000000">
        <w:rPr>
          <w:color w:val="000000"/>
          <w:rtl w:val="0"/>
        </w:rPr>
        <w:t xml:space="preserve">Trabalhar em colaboração com </w:t>
      </w:r>
      <w:r w:rsidDel="00000000" w:rsidR="00000000" w:rsidRPr="00000000">
        <w:rPr>
          <w:rtl w:val="0"/>
        </w:rPr>
        <w:t xml:space="preserve">a</w:t>
      </w:r>
      <w:r w:rsidDel="00000000" w:rsidR="00000000" w:rsidRPr="00000000">
        <w:rPr>
          <w:color w:val="000000"/>
          <w:rtl w:val="0"/>
        </w:rPr>
        <w:t xml:space="preserve"> SFDC durante todo o projeto para mitigar riscos, escalar e resolver problemas rapidamente, e priorizar esforços a fim de alcançar os prazos acordados;</w:t>
      </w:r>
    </w:p>
    <w:p w:rsidR="00000000" w:rsidDel="00000000" w:rsidP="00000000" w:rsidRDefault="00000000" w:rsidRPr="00000000" w14:paraId="00000288">
      <w:pPr>
        <w:numPr>
          <w:ilvl w:val="0"/>
          <w:numId w:val="57"/>
        </w:numPr>
        <w:pBdr>
          <w:top w:space="0" w:sz="0" w:val="nil"/>
          <w:left w:space="0" w:sz="0" w:val="nil"/>
          <w:bottom w:space="0" w:sz="0" w:val="nil"/>
          <w:right w:space="0" w:sz="0" w:val="nil"/>
          <w:between w:space="0" w:sz="0" w:val="nil"/>
        </w:pBdr>
        <w:spacing w:after="0" w:lineRule="auto"/>
        <w:ind w:left="792" w:hanging="360"/>
        <w:rPr>
          <w:color w:val="000000"/>
        </w:rPr>
      </w:pPr>
      <w:r w:rsidDel="00000000" w:rsidR="00000000" w:rsidRPr="00000000">
        <w:rPr>
          <w:color w:val="000000"/>
          <w:rtl w:val="0"/>
        </w:rPr>
        <w:t xml:space="preserve">Colaborar com </w:t>
      </w:r>
      <w:r w:rsidDel="00000000" w:rsidR="00000000" w:rsidRPr="00000000">
        <w:rPr>
          <w:rtl w:val="0"/>
        </w:rPr>
        <w:t xml:space="preserve">a</w:t>
      </w:r>
      <w:r w:rsidDel="00000000" w:rsidR="00000000" w:rsidRPr="00000000">
        <w:rPr>
          <w:color w:val="000000"/>
          <w:rtl w:val="0"/>
        </w:rPr>
        <w:t xml:space="preserve"> SFDC Data/Technical Architects e Project Manager para validar que as tarefas-chave e as dependências de cronograma estejam alinhadas com o gerenciamento do projeto global;</w:t>
      </w:r>
    </w:p>
    <w:p w:rsidR="00000000" w:rsidDel="00000000" w:rsidP="00000000" w:rsidRDefault="00000000" w:rsidRPr="00000000" w14:paraId="00000289">
      <w:pPr>
        <w:numPr>
          <w:ilvl w:val="0"/>
          <w:numId w:val="57"/>
        </w:numPr>
        <w:pBdr>
          <w:top w:space="0" w:sz="0" w:val="nil"/>
          <w:left w:space="0" w:sz="0" w:val="nil"/>
          <w:bottom w:space="0" w:sz="0" w:val="nil"/>
          <w:right w:space="0" w:sz="0" w:val="nil"/>
          <w:between w:space="0" w:sz="0" w:val="nil"/>
        </w:pBdr>
        <w:spacing w:after="0" w:lineRule="auto"/>
        <w:ind w:left="792" w:hanging="360"/>
        <w:rPr>
          <w:color w:val="000000"/>
        </w:rPr>
      </w:pPr>
      <w:r w:rsidDel="00000000" w:rsidR="00000000" w:rsidRPr="00000000">
        <w:rPr>
          <w:color w:val="000000"/>
          <w:rtl w:val="0"/>
        </w:rPr>
        <w:t xml:space="preserve">Participação em pontos de verificação formais durante todo o projeto que serão definidos nos Documentos de Planejamento durante a fase de Definição e Projeto do projeto;</w:t>
      </w:r>
    </w:p>
    <w:p w:rsidR="00000000" w:rsidDel="00000000" w:rsidP="00000000" w:rsidRDefault="00000000" w:rsidRPr="00000000" w14:paraId="0000028A">
      <w:pPr>
        <w:numPr>
          <w:ilvl w:val="0"/>
          <w:numId w:val="57"/>
        </w:numPr>
        <w:pBdr>
          <w:top w:space="0" w:sz="0" w:val="nil"/>
          <w:left w:space="0" w:sz="0" w:val="nil"/>
          <w:bottom w:space="0" w:sz="0" w:val="nil"/>
          <w:right w:space="0" w:sz="0" w:val="nil"/>
          <w:between w:space="0" w:sz="0" w:val="nil"/>
        </w:pBdr>
        <w:spacing w:after="0" w:line="240" w:lineRule="auto"/>
        <w:ind w:left="786" w:hanging="360"/>
        <w:rPr>
          <w:color w:val="000000"/>
        </w:rPr>
      </w:pPr>
      <w:r w:rsidDel="00000000" w:rsidR="00000000" w:rsidRPr="00000000">
        <w:rPr>
          <w:color w:val="000000"/>
          <w:rtl w:val="0"/>
        </w:rPr>
        <w:t xml:space="preserve">Participar em reuniões semanais para rever o status do projeto, riscos, questões em aberto e abordagem de mitigação. As reuniões semanais de status incluirão, mas não estarão limitadas às seguintes partes: Gerente de Projeto do Cliente, Proprietário de Produto do Cliente e Gerente de Projeto ou Gerente de Engajamento SFDC; e </w:t>
      </w:r>
    </w:p>
    <w:p w:rsidR="00000000" w:rsidDel="00000000" w:rsidP="00000000" w:rsidRDefault="00000000" w:rsidRPr="00000000" w14:paraId="0000028B">
      <w:pPr>
        <w:numPr>
          <w:ilvl w:val="0"/>
          <w:numId w:val="57"/>
        </w:numPr>
        <w:pBdr>
          <w:top w:space="0" w:sz="0" w:val="nil"/>
          <w:left w:space="0" w:sz="0" w:val="nil"/>
          <w:bottom w:space="0" w:sz="0" w:val="nil"/>
          <w:right w:space="0" w:sz="0" w:val="nil"/>
          <w:between w:space="0" w:sz="0" w:val="nil"/>
        </w:pBdr>
        <w:spacing w:after="0" w:lineRule="auto"/>
        <w:ind w:left="792" w:hanging="360"/>
        <w:rPr>
          <w:color w:val="000000"/>
        </w:rPr>
      </w:pPr>
      <w:r w:rsidDel="00000000" w:rsidR="00000000" w:rsidRPr="00000000">
        <w:rPr>
          <w:color w:val="000000"/>
          <w:rtl w:val="0"/>
        </w:rPr>
        <w:t xml:space="preserve">Participar de uma reunião mensal do Comitê de Direção entre, no mínimo, o Patrocinador Executivo do Cliente, o Gerente de Projetos do Cliente, o Patrocinador Executivo da SFDC e o Gerente de Projetos ou Engajamento d</w:t>
      </w:r>
      <w:r w:rsidDel="00000000" w:rsidR="00000000" w:rsidRPr="00000000">
        <w:rPr>
          <w:rtl w:val="0"/>
        </w:rPr>
        <w:t xml:space="preserve">a</w:t>
      </w:r>
      <w:r w:rsidDel="00000000" w:rsidR="00000000" w:rsidRPr="00000000">
        <w:rPr>
          <w:color w:val="000000"/>
          <w:rtl w:val="0"/>
        </w:rPr>
        <w:t xml:space="preserve"> SFDC.  As reuniões mensais do Comitê de Direção revisarão a situação do projeto e as principais questões em aberto e para validar o alinhamento entre as partes.  </w:t>
      </w:r>
    </w:p>
    <w:p w:rsidR="00000000" w:rsidDel="00000000" w:rsidP="00000000" w:rsidRDefault="00000000" w:rsidRPr="00000000" w14:paraId="0000028C">
      <w:pPr>
        <w:pStyle w:val="Heading2"/>
        <w:numPr>
          <w:ilvl w:val="1"/>
          <w:numId w:val="146"/>
        </w:numPr>
        <w:ind w:left="1026" w:hanging="576"/>
        <w:rPr/>
      </w:pPr>
      <w:bookmarkStart w:colFirst="0" w:colLast="0" w:name="_heading=h.4d34og8" w:id="9"/>
      <w:bookmarkEnd w:id="9"/>
      <w:r w:rsidDel="00000000" w:rsidR="00000000" w:rsidRPr="00000000">
        <w:rPr>
          <w:rtl w:val="0"/>
        </w:rPr>
        <w:t xml:space="preserve">Requisitos de Recursos do Cliente</w:t>
      </w:r>
    </w:p>
    <w:p w:rsidR="00000000" w:rsidDel="00000000" w:rsidP="00000000" w:rsidRDefault="00000000" w:rsidRPr="00000000" w14:paraId="0000028D">
      <w:pPr>
        <w:pStyle w:val="Heading5"/>
        <w:spacing w:line="276" w:lineRule="auto"/>
        <w:rPr/>
      </w:pPr>
      <w:r w:rsidDel="00000000" w:rsidR="00000000" w:rsidRPr="00000000">
        <w:rPr>
          <w:rtl w:val="0"/>
        </w:rPr>
        <w:t xml:space="preserve">Equipe do Cliente</w:t>
      </w:r>
    </w:p>
    <w:p w:rsidR="00000000" w:rsidDel="00000000" w:rsidP="00000000" w:rsidRDefault="00000000" w:rsidRPr="00000000" w14:paraId="0000028E">
      <w:pPr>
        <w:spacing w:after="0" w:lineRule="auto"/>
        <w:rPr/>
      </w:pPr>
      <w:r w:rsidDel="00000000" w:rsidR="00000000" w:rsidRPr="00000000">
        <w:rPr>
          <w:rtl w:val="0"/>
        </w:rPr>
        <w:t xml:space="preserve">O Cliente disponibilizará recursos adequados e conhecedores do Cliente, incluindo, mas não se limitando aos recursos conforme estabelecido na tabela abaixo, para proporcionar participação ativa e contínua, incluindo, mas não se limitando à revisão, feedback, aprovações e tomada de decisões em tempo hábil:</w:t>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after="60" w:lineRule="auto"/>
        <w:jc w:val="left"/>
        <w:rPr>
          <w:color w:val="000000"/>
          <w:sz w:val="16"/>
          <w:szCs w:val="16"/>
        </w:rPr>
      </w:pPr>
      <w:r w:rsidDel="00000000" w:rsidR="00000000" w:rsidRPr="00000000">
        <w:rPr>
          <w:rtl w:val="0"/>
        </w:rPr>
      </w:r>
    </w:p>
    <w:tbl>
      <w:tblPr>
        <w:tblStyle w:val="Table7"/>
        <w:tblW w:w="1045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13"/>
        <w:gridCol w:w="1416"/>
        <w:gridCol w:w="7627"/>
        <w:tblGridChange w:id="0">
          <w:tblGrid>
            <w:gridCol w:w="1413"/>
            <w:gridCol w:w="1416"/>
            <w:gridCol w:w="7627"/>
          </w:tblGrid>
        </w:tblGridChange>
      </w:tblGrid>
      <w:tr>
        <w:trPr>
          <w:cantSplit w:val="0"/>
          <w:trHeight w:val="224" w:hRule="atLeast"/>
          <w:tblHeader w:val="0"/>
        </w:trPr>
        <w:tc>
          <w:tcPr>
            <w:tcBorders>
              <w:top w:color="bfbfbf" w:space="0" w:sz="4" w:val="single"/>
              <w:left w:color="bfbfbf" w:space="0" w:sz="4" w:val="single"/>
              <w:bottom w:color="bfbfbf" w:space="0" w:sz="4" w:val="single"/>
              <w:right w:color="bfbfbf" w:space="0" w:sz="4" w:val="single"/>
            </w:tcBorders>
            <w:shd w:fill="0078a7" w:val="clear"/>
            <w:vAlign w:val="center"/>
          </w:tcPr>
          <w:p w:rsidR="00000000" w:rsidDel="00000000" w:rsidP="00000000" w:rsidRDefault="00000000" w:rsidRPr="00000000" w14:paraId="00000290">
            <w:pPr>
              <w:pBdr>
                <w:top w:space="0" w:sz="0" w:val="nil"/>
                <w:left w:space="0" w:sz="0" w:val="nil"/>
                <w:bottom w:space="0" w:sz="0" w:val="nil"/>
                <w:right w:space="0" w:sz="0" w:val="nil"/>
                <w:between w:space="0" w:sz="0" w:val="nil"/>
              </w:pBdr>
              <w:jc w:val="left"/>
              <w:rPr>
                <w:b w:val="1"/>
                <w:color w:val="f2f2f2"/>
              </w:rPr>
            </w:pPr>
            <w:r w:rsidDel="00000000" w:rsidR="00000000" w:rsidRPr="00000000">
              <w:rPr>
                <w:b w:val="1"/>
                <w:color w:val="f2f2f2"/>
                <w:rtl w:val="0"/>
              </w:rPr>
              <w:t xml:space="preserve">Recursos do Cliente</w:t>
            </w:r>
          </w:p>
        </w:tc>
        <w:tc>
          <w:tcPr>
            <w:tcBorders>
              <w:top w:color="bfbfbf" w:space="0" w:sz="4" w:val="single"/>
              <w:left w:color="bfbfbf" w:space="0" w:sz="4" w:val="single"/>
              <w:bottom w:color="bfbfbf" w:space="0" w:sz="4" w:val="single"/>
              <w:right w:color="bfbfbf" w:space="0" w:sz="4" w:val="single"/>
            </w:tcBorders>
            <w:shd w:fill="0078a7" w:val="clear"/>
          </w:tcPr>
          <w:p w:rsidR="00000000" w:rsidDel="00000000" w:rsidP="00000000" w:rsidRDefault="00000000" w:rsidRPr="00000000" w14:paraId="00000291">
            <w:pPr>
              <w:pBdr>
                <w:top w:space="0" w:sz="0" w:val="nil"/>
                <w:left w:space="0" w:sz="0" w:val="nil"/>
                <w:bottom w:space="0" w:sz="0" w:val="nil"/>
                <w:right w:space="0" w:sz="0" w:val="nil"/>
                <w:between w:space="0" w:sz="0" w:val="nil"/>
              </w:pBdr>
              <w:jc w:val="center"/>
              <w:rPr>
                <w:b w:val="1"/>
                <w:color w:val="f2f2f2"/>
              </w:rPr>
            </w:pPr>
            <w:r w:rsidDel="00000000" w:rsidR="00000000" w:rsidRPr="00000000">
              <w:rPr>
                <w:b w:val="1"/>
                <w:color w:val="f2f2f2"/>
                <w:rtl w:val="0"/>
              </w:rPr>
              <w:t xml:space="preserve">Compromisso estimado</w:t>
            </w:r>
          </w:p>
        </w:tc>
        <w:tc>
          <w:tcPr>
            <w:tcBorders>
              <w:top w:color="bfbfbf" w:space="0" w:sz="4" w:val="single"/>
              <w:left w:color="bfbfbf" w:space="0" w:sz="4" w:val="single"/>
              <w:bottom w:color="bfbfbf" w:space="0" w:sz="4" w:val="single"/>
              <w:right w:color="bfbfbf" w:space="0" w:sz="4" w:val="single"/>
            </w:tcBorders>
            <w:shd w:fill="0078a7" w:val="clear"/>
            <w:vAlign w:val="center"/>
          </w:tcPr>
          <w:p w:rsidR="00000000" w:rsidDel="00000000" w:rsidP="00000000" w:rsidRDefault="00000000" w:rsidRPr="00000000" w14:paraId="00000292">
            <w:pPr>
              <w:pBdr>
                <w:top w:space="0" w:sz="0" w:val="nil"/>
                <w:left w:space="0" w:sz="0" w:val="nil"/>
                <w:bottom w:space="0" w:sz="0" w:val="nil"/>
                <w:right w:space="0" w:sz="0" w:val="nil"/>
                <w:between w:space="0" w:sz="0" w:val="nil"/>
              </w:pBdr>
              <w:jc w:val="left"/>
              <w:rPr>
                <w:b w:val="1"/>
                <w:color w:val="f2f2f2"/>
              </w:rPr>
            </w:pPr>
            <w:r w:rsidDel="00000000" w:rsidR="00000000" w:rsidRPr="00000000">
              <w:rPr>
                <w:b w:val="1"/>
                <w:color w:val="f2f2f2"/>
                <w:rtl w:val="0"/>
              </w:rPr>
              <w:t xml:space="preserve">Responsabilidades</w:t>
            </w:r>
          </w:p>
        </w:tc>
      </w:tr>
      <w:tr>
        <w:trPr>
          <w:cantSplit w:val="0"/>
          <w:trHeight w:val="7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60" w:lineRule="auto"/>
              <w:jc w:val="left"/>
              <w:rPr>
                <w:b w:val="1"/>
                <w:color w:val="000000"/>
                <w:sz w:val="16"/>
                <w:szCs w:val="16"/>
              </w:rPr>
            </w:pPr>
            <w:r w:rsidDel="00000000" w:rsidR="00000000" w:rsidRPr="00000000">
              <w:rPr>
                <w:b w:val="1"/>
                <w:color w:val="000000"/>
                <w:sz w:val="16"/>
                <w:szCs w:val="16"/>
                <w:rtl w:val="0"/>
              </w:rPr>
              <w:t xml:space="preserve">Patrocinador Executivo</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94">
            <w:pPr>
              <w:jc w:val="center"/>
              <w:rPr>
                <w:sz w:val="16"/>
                <w:szCs w:val="16"/>
              </w:rPr>
            </w:pPr>
            <w:r w:rsidDel="00000000" w:rsidR="00000000" w:rsidRPr="00000000">
              <w:rPr>
                <w:sz w:val="16"/>
                <w:szCs w:val="16"/>
                <w:rtl w:val="0"/>
              </w:rPr>
              <w:t xml:space="preserve">1 FTE</w:t>
            </w:r>
          </w:p>
          <w:p w:rsidR="00000000" w:rsidDel="00000000" w:rsidP="00000000" w:rsidRDefault="00000000" w:rsidRPr="00000000" w14:paraId="00000295">
            <w:pPr>
              <w:spacing w:after="60" w:lineRule="auto"/>
              <w:jc w:val="center"/>
              <w:rPr>
                <w:sz w:val="16"/>
                <w:szCs w:val="16"/>
              </w:rPr>
            </w:pPr>
            <w:r w:rsidDel="00000000" w:rsidR="00000000" w:rsidRPr="00000000">
              <w:rPr>
                <w:sz w:val="16"/>
                <w:szCs w:val="16"/>
                <w:rtl w:val="0"/>
              </w:rPr>
              <w:t xml:space="preserve">4 horas/semana</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96">
            <w:pPr>
              <w:numPr>
                <w:ilvl w:val="0"/>
                <w:numId w:val="101"/>
              </w:numPr>
              <w:pBdr>
                <w:top w:space="0" w:sz="0" w:val="nil"/>
                <w:left w:space="0" w:sz="0" w:val="nil"/>
                <w:bottom w:space="0" w:sz="0" w:val="nil"/>
                <w:right w:space="0" w:sz="0" w:val="nil"/>
                <w:between w:space="0" w:sz="0" w:val="nil"/>
              </w:pBdr>
              <w:ind w:left="255" w:hanging="180"/>
              <w:rPr>
                <w:color w:val="000000"/>
                <w:sz w:val="16"/>
                <w:szCs w:val="16"/>
              </w:rPr>
            </w:pPr>
            <w:r w:rsidDel="00000000" w:rsidR="00000000" w:rsidRPr="00000000">
              <w:rPr>
                <w:color w:val="000000"/>
                <w:sz w:val="16"/>
                <w:szCs w:val="16"/>
                <w:rtl w:val="0"/>
              </w:rPr>
              <w:t xml:space="preserve">Fornecer liderança de pensamento e orientação geral do projeto </w:t>
            </w:r>
          </w:p>
          <w:p w:rsidR="00000000" w:rsidDel="00000000" w:rsidP="00000000" w:rsidRDefault="00000000" w:rsidRPr="00000000" w14:paraId="00000297">
            <w:pPr>
              <w:numPr>
                <w:ilvl w:val="0"/>
                <w:numId w:val="101"/>
              </w:numPr>
              <w:pBdr>
                <w:top w:space="0" w:sz="0" w:val="nil"/>
                <w:left w:space="0" w:sz="0" w:val="nil"/>
                <w:bottom w:space="0" w:sz="0" w:val="nil"/>
                <w:right w:space="0" w:sz="0" w:val="nil"/>
                <w:between w:space="0" w:sz="0" w:val="nil"/>
              </w:pBdr>
              <w:ind w:left="255" w:hanging="180"/>
              <w:rPr>
                <w:color w:val="000000"/>
                <w:sz w:val="16"/>
                <w:szCs w:val="16"/>
              </w:rPr>
            </w:pPr>
            <w:r w:rsidDel="00000000" w:rsidR="00000000" w:rsidRPr="00000000">
              <w:rPr>
                <w:color w:val="000000"/>
                <w:sz w:val="16"/>
                <w:szCs w:val="16"/>
                <w:rtl w:val="0"/>
              </w:rPr>
              <w:t xml:space="preserve">Participar ativamente das reuniões e atividades do Comitê de Direção,  </w:t>
            </w:r>
          </w:p>
          <w:p w:rsidR="00000000" w:rsidDel="00000000" w:rsidP="00000000" w:rsidRDefault="00000000" w:rsidRPr="00000000" w14:paraId="00000298">
            <w:pPr>
              <w:numPr>
                <w:ilvl w:val="0"/>
                <w:numId w:val="101"/>
              </w:numPr>
              <w:pBdr>
                <w:top w:space="0" w:sz="0" w:val="nil"/>
                <w:left w:space="0" w:sz="0" w:val="nil"/>
                <w:bottom w:space="0" w:sz="0" w:val="nil"/>
                <w:right w:space="0" w:sz="0" w:val="nil"/>
                <w:between w:space="0" w:sz="0" w:val="nil"/>
              </w:pBdr>
              <w:ind w:left="255" w:hanging="180"/>
              <w:rPr>
                <w:color w:val="000000"/>
                <w:sz w:val="16"/>
                <w:szCs w:val="16"/>
              </w:rPr>
            </w:pPr>
            <w:r w:rsidDel="00000000" w:rsidR="00000000" w:rsidRPr="00000000">
              <w:rPr>
                <w:color w:val="000000"/>
                <w:sz w:val="16"/>
                <w:szCs w:val="16"/>
                <w:rtl w:val="0"/>
              </w:rPr>
              <w:t xml:space="preserve">Atuar como um ponto de contato para escalações; e</w:t>
            </w:r>
          </w:p>
          <w:p w:rsidR="00000000" w:rsidDel="00000000" w:rsidP="00000000" w:rsidRDefault="00000000" w:rsidRPr="00000000" w14:paraId="00000299">
            <w:pPr>
              <w:numPr>
                <w:ilvl w:val="0"/>
                <w:numId w:val="101"/>
              </w:numPr>
              <w:pBdr>
                <w:top w:space="0" w:sz="0" w:val="nil"/>
                <w:left w:space="0" w:sz="0" w:val="nil"/>
                <w:bottom w:space="0" w:sz="0" w:val="nil"/>
                <w:right w:space="0" w:sz="0" w:val="nil"/>
                <w:between w:space="0" w:sz="0" w:val="nil"/>
              </w:pBdr>
              <w:spacing w:after="60" w:lineRule="auto"/>
              <w:ind w:left="255" w:hanging="180"/>
              <w:rPr>
                <w:color w:val="000000"/>
                <w:sz w:val="16"/>
                <w:szCs w:val="16"/>
              </w:rPr>
            </w:pPr>
            <w:r w:rsidDel="00000000" w:rsidR="00000000" w:rsidRPr="00000000">
              <w:rPr>
                <w:color w:val="000000"/>
                <w:sz w:val="16"/>
                <w:szCs w:val="16"/>
                <w:rtl w:val="0"/>
              </w:rPr>
              <w:t xml:space="preserve">Ser responsável pela execução das responsabilidades gerais e internas de gerenciamento do programa do </w:t>
            </w:r>
            <w:r w:rsidDel="00000000" w:rsidR="00000000" w:rsidRPr="00000000">
              <w:rPr>
                <w:sz w:val="16"/>
                <w:szCs w:val="16"/>
                <w:rtl w:val="0"/>
              </w:rPr>
              <w:t xml:space="preserve">C</w:t>
            </w:r>
            <w:r w:rsidDel="00000000" w:rsidR="00000000" w:rsidRPr="00000000">
              <w:rPr>
                <w:color w:val="000000"/>
                <w:sz w:val="16"/>
                <w:szCs w:val="16"/>
                <w:rtl w:val="0"/>
              </w:rPr>
              <w:t xml:space="preserve">liente.  </w:t>
            </w:r>
          </w:p>
        </w:tc>
      </w:tr>
      <w:tr>
        <w:trPr>
          <w:cantSplit w:val="0"/>
          <w:trHeight w:val="7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60" w:lineRule="auto"/>
              <w:jc w:val="left"/>
              <w:rPr>
                <w:b w:val="1"/>
                <w:color w:val="000000"/>
                <w:sz w:val="16"/>
                <w:szCs w:val="16"/>
              </w:rPr>
            </w:pPr>
            <w:r w:rsidDel="00000000" w:rsidR="00000000" w:rsidRPr="00000000">
              <w:rPr>
                <w:b w:val="1"/>
                <w:color w:val="000000"/>
                <w:sz w:val="16"/>
                <w:szCs w:val="16"/>
                <w:rtl w:val="0"/>
              </w:rPr>
              <w:t xml:space="preserve">Gerente do Projeto</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9B">
            <w:pPr>
              <w:jc w:val="center"/>
              <w:rPr>
                <w:sz w:val="16"/>
                <w:szCs w:val="16"/>
              </w:rPr>
            </w:pPr>
            <w:r w:rsidDel="00000000" w:rsidR="00000000" w:rsidRPr="00000000">
              <w:rPr>
                <w:sz w:val="16"/>
                <w:szCs w:val="16"/>
                <w:rtl w:val="0"/>
              </w:rPr>
              <w:t xml:space="preserve">1 FTE</w:t>
            </w:r>
          </w:p>
          <w:p w:rsidR="00000000" w:rsidDel="00000000" w:rsidP="00000000" w:rsidRDefault="00000000" w:rsidRPr="00000000" w14:paraId="0000029C">
            <w:pPr>
              <w:spacing w:after="60" w:lineRule="auto"/>
              <w:jc w:val="center"/>
              <w:rPr>
                <w:color w:val="ff0000"/>
                <w:sz w:val="16"/>
                <w:szCs w:val="16"/>
              </w:rPr>
            </w:pPr>
            <w:r w:rsidDel="00000000" w:rsidR="00000000" w:rsidRPr="00000000">
              <w:rPr>
                <w:sz w:val="16"/>
                <w:szCs w:val="16"/>
                <w:rtl w:val="0"/>
              </w:rPr>
              <w:t xml:space="preserve">40 horas/semana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9D">
            <w:pPr>
              <w:numPr>
                <w:ilvl w:val="0"/>
                <w:numId w:val="101"/>
              </w:numPr>
              <w:pBdr>
                <w:top w:space="0" w:sz="0" w:val="nil"/>
                <w:left w:space="0" w:sz="0" w:val="nil"/>
                <w:bottom w:space="0" w:sz="0" w:val="nil"/>
                <w:right w:space="0" w:sz="0" w:val="nil"/>
                <w:between w:space="0" w:sz="0" w:val="nil"/>
              </w:pBdr>
              <w:ind w:left="255" w:hanging="180"/>
              <w:rPr>
                <w:color w:val="000000"/>
                <w:sz w:val="16"/>
                <w:szCs w:val="16"/>
              </w:rPr>
            </w:pPr>
            <w:r w:rsidDel="00000000" w:rsidR="00000000" w:rsidRPr="00000000">
              <w:rPr>
                <w:color w:val="000000"/>
                <w:sz w:val="16"/>
                <w:szCs w:val="16"/>
                <w:rtl w:val="0"/>
              </w:rPr>
              <w:t xml:space="preserve">Atuar como um único ponto de contato para as atividades de engajamento d</w:t>
            </w:r>
            <w:r w:rsidDel="00000000" w:rsidR="00000000" w:rsidRPr="00000000">
              <w:rPr>
                <w:sz w:val="16"/>
                <w:szCs w:val="16"/>
                <w:rtl w:val="0"/>
              </w:rPr>
              <w:t xml:space="preserve">a</w:t>
            </w:r>
            <w:r w:rsidDel="00000000" w:rsidR="00000000" w:rsidRPr="00000000">
              <w:rPr>
                <w:color w:val="000000"/>
                <w:sz w:val="16"/>
                <w:szCs w:val="16"/>
                <w:rtl w:val="0"/>
              </w:rPr>
              <w:t xml:space="preserve"> SFDC; </w:t>
            </w:r>
          </w:p>
          <w:p w:rsidR="00000000" w:rsidDel="00000000" w:rsidP="00000000" w:rsidRDefault="00000000" w:rsidRPr="00000000" w14:paraId="0000029E">
            <w:pPr>
              <w:numPr>
                <w:ilvl w:val="0"/>
                <w:numId w:val="101"/>
              </w:numPr>
              <w:pBdr>
                <w:top w:space="0" w:sz="0" w:val="nil"/>
                <w:left w:space="0" w:sz="0" w:val="nil"/>
                <w:bottom w:space="0" w:sz="0" w:val="nil"/>
                <w:right w:space="0" w:sz="0" w:val="nil"/>
                <w:between w:space="0" w:sz="0" w:val="nil"/>
              </w:pBdr>
              <w:ind w:left="255" w:hanging="180"/>
              <w:rPr>
                <w:color w:val="000000"/>
                <w:sz w:val="16"/>
                <w:szCs w:val="16"/>
              </w:rPr>
            </w:pPr>
            <w:r w:rsidDel="00000000" w:rsidR="00000000" w:rsidRPr="00000000">
              <w:rPr>
                <w:color w:val="000000"/>
                <w:sz w:val="16"/>
                <w:szCs w:val="16"/>
                <w:rtl w:val="0"/>
              </w:rPr>
              <w:t xml:space="preserve">Ser responsável por identificar os stakeholders e colaborar na programação das atividades dos stakeholders;</w:t>
            </w:r>
          </w:p>
          <w:p w:rsidR="00000000" w:rsidDel="00000000" w:rsidP="00000000" w:rsidRDefault="00000000" w:rsidRPr="00000000" w14:paraId="0000029F">
            <w:pPr>
              <w:numPr>
                <w:ilvl w:val="0"/>
                <w:numId w:val="101"/>
              </w:numPr>
              <w:pBdr>
                <w:top w:space="0" w:sz="0" w:val="nil"/>
                <w:left w:space="0" w:sz="0" w:val="nil"/>
                <w:bottom w:space="0" w:sz="0" w:val="nil"/>
                <w:right w:space="0" w:sz="0" w:val="nil"/>
                <w:between w:space="0" w:sz="0" w:val="nil"/>
              </w:pBdr>
              <w:ind w:left="255" w:hanging="180"/>
              <w:rPr>
                <w:color w:val="000000"/>
                <w:sz w:val="16"/>
                <w:szCs w:val="16"/>
              </w:rPr>
            </w:pPr>
            <w:r w:rsidDel="00000000" w:rsidR="00000000" w:rsidRPr="00000000">
              <w:rPr>
                <w:color w:val="000000"/>
                <w:sz w:val="16"/>
                <w:szCs w:val="16"/>
                <w:rtl w:val="0"/>
              </w:rPr>
              <w:t xml:space="preserve">Definir e manter a lista de objetivos e requisitos comerciais para orientar os Serviços Profissionais;</w:t>
            </w:r>
          </w:p>
          <w:p w:rsidR="00000000" w:rsidDel="00000000" w:rsidP="00000000" w:rsidRDefault="00000000" w:rsidRPr="00000000" w14:paraId="000002A0">
            <w:pPr>
              <w:numPr>
                <w:ilvl w:val="0"/>
                <w:numId w:val="101"/>
              </w:numPr>
              <w:pBdr>
                <w:top w:space="0" w:sz="0" w:val="nil"/>
                <w:left w:space="0" w:sz="0" w:val="nil"/>
                <w:bottom w:space="0" w:sz="0" w:val="nil"/>
                <w:right w:space="0" w:sz="0" w:val="nil"/>
                <w:between w:space="0" w:sz="0" w:val="nil"/>
              </w:pBdr>
              <w:ind w:left="255" w:hanging="180"/>
              <w:rPr>
                <w:color w:val="000000"/>
                <w:sz w:val="16"/>
                <w:szCs w:val="16"/>
              </w:rPr>
            </w:pPr>
            <w:r w:rsidDel="00000000" w:rsidR="00000000" w:rsidRPr="00000000">
              <w:rPr>
                <w:color w:val="000000"/>
                <w:sz w:val="16"/>
                <w:szCs w:val="16"/>
                <w:rtl w:val="0"/>
              </w:rPr>
              <w:t xml:space="preserve">Responsável por solicitações relacionadas </w:t>
            </w:r>
            <w:r w:rsidDel="00000000" w:rsidR="00000000" w:rsidRPr="00000000">
              <w:rPr>
                <w:sz w:val="16"/>
                <w:szCs w:val="16"/>
                <w:rtl w:val="0"/>
              </w:rPr>
              <w:t xml:space="preserve">a</w:t>
            </w:r>
            <w:r w:rsidDel="00000000" w:rsidR="00000000" w:rsidRPr="00000000">
              <w:rPr>
                <w:color w:val="000000"/>
                <w:sz w:val="16"/>
                <w:szCs w:val="16"/>
                <w:rtl w:val="0"/>
              </w:rPr>
              <w:t xml:space="preserve"> SFDC, programação, decisões-chave, comunicações, aceitação ou questões;</w:t>
            </w:r>
          </w:p>
          <w:p w:rsidR="00000000" w:rsidDel="00000000" w:rsidP="00000000" w:rsidRDefault="00000000" w:rsidRPr="00000000" w14:paraId="000002A1">
            <w:pPr>
              <w:numPr>
                <w:ilvl w:val="0"/>
                <w:numId w:val="101"/>
              </w:numPr>
              <w:pBdr>
                <w:top w:space="0" w:sz="0" w:val="nil"/>
                <w:left w:space="0" w:sz="0" w:val="nil"/>
                <w:bottom w:space="0" w:sz="0" w:val="nil"/>
                <w:right w:space="0" w:sz="0" w:val="nil"/>
                <w:between w:space="0" w:sz="0" w:val="nil"/>
              </w:pBdr>
              <w:ind w:left="255" w:hanging="180"/>
              <w:rPr>
                <w:color w:val="000000"/>
                <w:sz w:val="16"/>
                <w:szCs w:val="16"/>
              </w:rPr>
            </w:pPr>
            <w:r w:rsidDel="00000000" w:rsidR="00000000" w:rsidRPr="00000000">
              <w:rPr>
                <w:color w:val="000000"/>
                <w:sz w:val="16"/>
                <w:szCs w:val="16"/>
                <w:rtl w:val="0"/>
              </w:rPr>
              <w:t xml:space="preserve">Coordenar a programação dos recursos do </w:t>
            </w:r>
            <w:r w:rsidDel="00000000" w:rsidR="00000000" w:rsidRPr="00000000">
              <w:rPr>
                <w:sz w:val="16"/>
                <w:szCs w:val="16"/>
                <w:rtl w:val="0"/>
              </w:rPr>
              <w:t xml:space="preserve">C</w:t>
            </w:r>
            <w:r w:rsidDel="00000000" w:rsidR="00000000" w:rsidRPr="00000000">
              <w:rPr>
                <w:color w:val="000000"/>
                <w:sz w:val="16"/>
                <w:szCs w:val="16"/>
                <w:rtl w:val="0"/>
              </w:rPr>
              <w:t xml:space="preserve">liente, tarefas e disponibilidade dos stakeholders para as reuniões; e</w:t>
            </w:r>
          </w:p>
          <w:p w:rsidR="00000000" w:rsidDel="00000000" w:rsidP="00000000" w:rsidRDefault="00000000" w:rsidRPr="00000000" w14:paraId="000002A2">
            <w:pPr>
              <w:numPr>
                <w:ilvl w:val="0"/>
                <w:numId w:val="101"/>
              </w:numPr>
              <w:pBdr>
                <w:top w:space="0" w:sz="0" w:val="nil"/>
                <w:left w:space="0" w:sz="0" w:val="nil"/>
                <w:bottom w:space="0" w:sz="0" w:val="nil"/>
                <w:right w:space="0" w:sz="0" w:val="nil"/>
                <w:between w:space="0" w:sz="0" w:val="nil"/>
              </w:pBdr>
              <w:spacing w:after="60" w:lineRule="auto"/>
              <w:ind w:left="255" w:hanging="180"/>
              <w:rPr>
                <w:color w:val="000000"/>
                <w:sz w:val="16"/>
                <w:szCs w:val="16"/>
              </w:rPr>
            </w:pPr>
            <w:r w:rsidDel="00000000" w:rsidR="00000000" w:rsidRPr="00000000">
              <w:rPr>
                <w:color w:val="000000"/>
                <w:sz w:val="16"/>
                <w:szCs w:val="16"/>
                <w:rtl w:val="0"/>
              </w:rPr>
              <w:t xml:space="preserve">Coordenar as reuniões no local (se necessário).</w:t>
            </w:r>
          </w:p>
        </w:tc>
      </w:tr>
      <w:tr>
        <w:trPr>
          <w:cantSplit w:val="0"/>
          <w:trHeight w:val="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60" w:lineRule="auto"/>
              <w:jc w:val="left"/>
              <w:rPr>
                <w:b w:val="1"/>
                <w:color w:val="000000"/>
                <w:sz w:val="16"/>
                <w:szCs w:val="16"/>
              </w:rPr>
            </w:pPr>
            <w:r w:rsidDel="00000000" w:rsidR="00000000" w:rsidRPr="00000000">
              <w:rPr>
                <w:b w:val="1"/>
                <w:color w:val="000000"/>
                <w:sz w:val="16"/>
                <w:szCs w:val="16"/>
                <w:rtl w:val="0"/>
              </w:rPr>
              <w:t xml:space="preserve">Proprietário do Produto</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A4">
            <w:pPr>
              <w:jc w:val="center"/>
              <w:rPr>
                <w:sz w:val="16"/>
                <w:szCs w:val="16"/>
              </w:rPr>
            </w:pPr>
            <w:r w:rsidDel="00000000" w:rsidR="00000000" w:rsidRPr="00000000">
              <w:rPr>
                <w:sz w:val="16"/>
                <w:szCs w:val="16"/>
                <w:rtl w:val="0"/>
              </w:rPr>
              <w:t xml:space="preserve">1 FTE</w:t>
            </w:r>
          </w:p>
          <w:p w:rsidR="00000000" w:rsidDel="00000000" w:rsidP="00000000" w:rsidRDefault="00000000" w:rsidRPr="00000000" w14:paraId="000002A5">
            <w:pPr>
              <w:spacing w:after="60" w:lineRule="auto"/>
              <w:jc w:val="center"/>
              <w:rPr>
                <w:sz w:val="16"/>
                <w:szCs w:val="16"/>
              </w:rPr>
            </w:pPr>
            <w:r w:rsidDel="00000000" w:rsidR="00000000" w:rsidRPr="00000000">
              <w:rPr>
                <w:sz w:val="16"/>
                <w:szCs w:val="16"/>
                <w:rtl w:val="0"/>
              </w:rPr>
              <w:t xml:space="preserve">20 horas/semana</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A6">
            <w:pPr>
              <w:numPr>
                <w:ilvl w:val="0"/>
                <w:numId w:val="101"/>
              </w:numPr>
              <w:pBdr>
                <w:top w:space="0" w:sz="0" w:val="nil"/>
                <w:left w:space="0" w:sz="0" w:val="nil"/>
                <w:bottom w:space="0" w:sz="0" w:val="nil"/>
                <w:right w:space="0" w:sz="0" w:val="nil"/>
                <w:between w:space="0" w:sz="0" w:val="nil"/>
              </w:pBdr>
              <w:ind w:left="255" w:hanging="180"/>
              <w:rPr>
                <w:color w:val="000000"/>
                <w:sz w:val="16"/>
                <w:szCs w:val="16"/>
              </w:rPr>
            </w:pPr>
            <w:r w:rsidDel="00000000" w:rsidR="00000000" w:rsidRPr="00000000">
              <w:rPr>
                <w:color w:val="000000"/>
                <w:sz w:val="16"/>
                <w:szCs w:val="16"/>
                <w:rtl w:val="0"/>
              </w:rPr>
              <w:t xml:space="preserve">Ser responsável pela visão do produto e pela maximização do valor comercial do esforço de desenvolvimento;</w:t>
            </w:r>
          </w:p>
          <w:p w:rsidR="00000000" w:rsidDel="00000000" w:rsidP="00000000" w:rsidRDefault="00000000" w:rsidRPr="00000000" w14:paraId="000002A7">
            <w:pPr>
              <w:numPr>
                <w:ilvl w:val="0"/>
                <w:numId w:val="101"/>
              </w:numPr>
              <w:pBdr>
                <w:top w:space="0" w:sz="0" w:val="nil"/>
                <w:left w:space="0" w:sz="0" w:val="nil"/>
                <w:bottom w:space="0" w:sz="0" w:val="nil"/>
                <w:right w:space="0" w:sz="0" w:val="nil"/>
                <w:between w:space="0" w:sz="0" w:val="nil"/>
              </w:pBdr>
              <w:ind w:left="255" w:hanging="180"/>
              <w:rPr>
                <w:color w:val="000000"/>
                <w:sz w:val="16"/>
                <w:szCs w:val="16"/>
              </w:rPr>
            </w:pPr>
            <w:r w:rsidDel="00000000" w:rsidR="00000000" w:rsidRPr="00000000">
              <w:rPr>
                <w:color w:val="000000"/>
                <w:sz w:val="16"/>
                <w:szCs w:val="16"/>
                <w:rtl w:val="0"/>
              </w:rPr>
              <w:t xml:space="preserve">Representar os stakeholders do </w:t>
            </w:r>
            <w:r w:rsidDel="00000000" w:rsidR="00000000" w:rsidRPr="00000000">
              <w:rPr>
                <w:sz w:val="16"/>
                <w:szCs w:val="16"/>
                <w:rtl w:val="0"/>
              </w:rPr>
              <w:t xml:space="preserve">C</w:t>
            </w:r>
            <w:r w:rsidDel="00000000" w:rsidR="00000000" w:rsidRPr="00000000">
              <w:rPr>
                <w:color w:val="000000"/>
                <w:sz w:val="16"/>
                <w:szCs w:val="16"/>
                <w:rtl w:val="0"/>
              </w:rPr>
              <w:t xml:space="preserve">liente durante todo o projeto; </w:t>
            </w:r>
          </w:p>
          <w:p w:rsidR="00000000" w:rsidDel="00000000" w:rsidP="00000000" w:rsidRDefault="00000000" w:rsidRPr="00000000" w14:paraId="000002A8">
            <w:pPr>
              <w:numPr>
                <w:ilvl w:val="0"/>
                <w:numId w:val="101"/>
              </w:numPr>
              <w:pBdr>
                <w:top w:space="0" w:sz="0" w:val="nil"/>
                <w:left w:space="0" w:sz="0" w:val="nil"/>
                <w:bottom w:space="0" w:sz="0" w:val="nil"/>
                <w:right w:space="0" w:sz="0" w:val="nil"/>
                <w:between w:space="0" w:sz="0" w:val="nil"/>
              </w:pBdr>
              <w:ind w:left="255" w:hanging="180"/>
              <w:rPr>
                <w:color w:val="000000"/>
                <w:sz w:val="16"/>
                <w:szCs w:val="16"/>
              </w:rPr>
            </w:pPr>
            <w:r w:rsidDel="00000000" w:rsidR="00000000" w:rsidRPr="00000000">
              <w:rPr>
                <w:color w:val="000000"/>
                <w:sz w:val="16"/>
                <w:szCs w:val="16"/>
                <w:rtl w:val="0"/>
              </w:rPr>
              <w:t xml:space="preserve">Gerenciar o conteúdo do backlog do produto;</w:t>
            </w:r>
          </w:p>
          <w:p w:rsidR="00000000" w:rsidDel="00000000" w:rsidP="00000000" w:rsidRDefault="00000000" w:rsidRPr="00000000" w14:paraId="000002A9">
            <w:pPr>
              <w:numPr>
                <w:ilvl w:val="0"/>
                <w:numId w:val="101"/>
              </w:numPr>
              <w:pBdr>
                <w:top w:space="0" w:sz="0" w:val="nil"/>
                <w:left w:space="0" w:sz="0" w:val="nil"/>
                <w:bottom w:space="0" w:sz="0" w:val="nil"/>
                <w:right w:space="0" w:sz="0" w:val="nil"/>
                <w:between w:space="0" w:sz="0" w:val="nil"/>
              </w:pBdr>
              <w:ind w:left="255" w:hanging="180"/>
              <w:rPr>
                <w:color w:val="000000"/>
                <w:sz w:val="16"/>
                <w:szCs w:val="16"/>
              </w:rPr>
            </w:pPr>
            <w:r w:rsidDel="00000000" w:rsidR="00000000" w:rsidRPr="00000000">
              <w:rPr>
                <w:color w:val="000000"/>
                <w:sz w:val="16"/>
                <w:szCs w:val="16"/>
                <w:rtl w:val="0"/>
              </w:rPr>
              <w:t xml:space="preserve">Fornecer conteúdo para Histórias de Usuários;</w:t>
            </w:r>
          </w:p>
          <w:p w:rsidR="00000000" w:rsidDel="00000000" w:rsidP="00000000" w:rsidRDefault="00000000" w:rsidRPr="00000000" w14:paraId="000002AA">
            <w:pPr>
              <w:numPr>
                <w:ilvl w:val="0"/>
                <w:numId w:val="101"/>
              </w:numPr>
              <w:pBdr>
                <w:top w:space="0" w:sz="0" w:val="nil"/>
                <w:left w:space="0" w:sz="0" w:val="nil"/>
                <w:bottom w:space="0" w:sz="0" w:val="nil"/>
                <w:right w:space="0" w:sz="0" w:val="nil"/>
                <w:between w:space="0" w:sz="0" w:val="nil"/>
              </w:pBdr>
              <w:ind w:left="255" w:hanging="180"/>
              <w:rPr>
                <w:color w:val="000000"/>
                <w:sz w:val="16"/>
                <w:szCs w:val="16"/>
              </w:rPr>
            </w:pPr>
            <w:r w:rsidDel="00000000" w:rsidR="00000000" w:rsidRPr="00000000">
              <w:rPr>
                <w:color w:val="000000"/>
                <w:sz w:val="16"/>
                <w:szCs w:val="16"/>
                <w:rtl w:val="0"/>
              </w:rPr>
              <w:t xml:space="preserve">Priorizar as histórias no backlog de produtos;</w:t>
            </w:r>
          </w:p>
          <w:p w:rsidR="00000000" w:rsidDel="00000000" w:rsidP="00000000" w:rsidRDefault="00000000" w:rsidRPr="00000000" w14:paraId="000002AB">
            <w:pPr>
              <w:numPr>
                <w:ilvl w:val="0"/>
                <w:numId w:val="101"/>
              </w:numPr>
              <w:pBdr>
                <w:top w:space="0" w:sz="0" w:val="nil"/>
                <w:left w:space="0" w:sz="0" w:val="nil"/>
                <w:bottom w:space="0" w:sz="0" w:val="nil"/>
                <w:right w:space="0" w:sz="0" w:val="nil"/>
                <w:between w:space="0" w:sz="0" w:val="nil"/>
              </w:pBdr>
              <w:ind w:left="255" w:hanging="180"/>
              <w:rPr>
                <w:color w:val="000000"/>
                <w:sz w:val="16"/>
                <w:szCs w:val="16"/>
              </w:rPr>
            </w:pPr>
            <w:r w:rsidDel="00000000" w:rsidR="00000000" w:rsidRPr="00000000">
              <w:rPr>
                <w:color w:val="000000"/>
                <w:sz w:val="16"/>
                <w:szCs w:val="16"/>
                <w:rtl w:val="0"/>
              </w:rPr>
              <w:t xml:space="preserve">Trabalhar com </w:t>
            </w:r>
            <w:r w:rsidDel="00000000" w:rsidR="00000000" w:rsidRPr="00000000">
              <w:rPr>
                <w:sz w:val="16"/>
                <w:szCs w:val="16"/>
                <w:rtl w:val="0"/>
              </w:rPr>
              <w:t xml:space="preserve">a</w:t>
            </w:r>
            <w:r w:rsidDel="00000000" w:rsidR="00000000" w:rsidRPr="00000000">
              <w:rPr>
                <w:color w:val="000000"/>
                <w:sz w:val="16"/>
                <w:szCs w:val="16"/>
                <w:rtl w:val="0"/>
              </w:rPr>
              <w:t xml:space="preserve"> SFDC para determinar a ordem na qual as histórias serão implementadas;</w:t>
            </w:r>
          </w:p>
          <w:p w:rsidR="00000000" w:rsidDel="00000000" w:rsidP="00000000" w:rsidRDefault="00000000" w:rsidRPr="00000000" w14:paraId="000002AC">
            <w:pPr>
              <w:numPr>
                <w:ilvl w:val="0"/>
                <w:numId w:val="101"/>
              </w:numPr>
              <w:pBdr>
                <w:top w:space="0" w:sz="0" w:val="nil"/>
                <w:left w:space="0" w:sz="0" w:val="nil"/>
                <w:bottom w:space="0" w:sz="0" w:val="nil"/>
                <w:right w:space="0" w:sz="0" w:val="nil"/>
                <w:between w:space="0" w:sz="0" w:val="nil"/>
              </w:pBdr>
              <w:ind w:left="255" w:hanging="180"/>
              <w:rPr>
                <w:color w:val="000000"/>
                <w:sz w:val="16"/>
                <w:szCs w:val="16"/>
              </w:rPr>
            </w:pPr>
            <w:r w:rsidDel="00000000" w:rsidR="00000000" w:rsidRPr="00000000">
              <w:rPr>
                <w:color w:val="000000"/>
                <w:sz w:val="16"/>
                <w:szCs w:val="16"/>
                <w:rtl w:val="0"/>
              </w:rPr>
              <w:t xml:space="preserve">Auxiliar na criação de critérios de aceitação; e</w:t>
            </w:r>
          </w:p>
          <w:p w:rsidR="00000000" w:rsidDel="00000000" w:rsidP="00000000" w:rsidRDefault="00000000" w:rsidRPr="00000000" w14:paraId="000002AD">
            <w:pPr>
              <w:numPr>
                <w:ilvl w:val="0"/>
                <w:numId w:val="101"/>
              </w:numPr>
              <w:pBdr>
                <w:top w:space="0" w:sz="0" w:val="nil"/>
                <w:left w:space="0" w:sz="0" w:val="nil"/>
                <w:bottom w:space="0" w:sz="0" w:val="nil"/>
                <w:right w:space="0" w:sz="0" w:val="nil"/>
                <w:between w:space="0" w:sz="0" w:val="nil"/>
              </w:pBdr>
              <w:spacing w:after="60" w:lineRule="auto"/>
              <w:ind w:left="255" w:hanging="180"/>
              <w:rPr>
                <w:color w:val="000000"/>
                <w:sz w:val="16"/>
                <w:szCs w:val="16"/>
              </w:rPr>
            </w:pPr>
            <w:r w:rsidDel="00000000" w:rsidR="00000000" w:rsidRPr="00000000">
              <w:rPr>
                <w:color w:val="000000"/>
                <w:sz w:val="16"/>
                <w:szCs w:val="16"/>
                <w:rtl w:val="0"/>
              </w:rPr>
              <w:t xml:space="preserve">Aceitar cada História de Usuário após demonstrar que ela atende aos critérios de aceitação, de acordo com a seção de Aceitação abaixo. </w:t>
            </w:r>
          </w:p>
        </w:tc>
      </w:tr>
      <w:tr>
        <w:trPr>
          <w:cantSplit w:val="0"/>
          <w:trHeight w:val="125"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AE">
            <w:pPr>
              <w:pBdr>
                <w:top w:space="0" w:sz="0" w:val="nil"/>
                <w:left w:space="0" w:sz="0" w:val="nil"/>
                <w:bottom w:space="0" w:sz="0" w:val="nil"/>
                <w:right w:space="0" w:sz="0" w:val="nil"/>
                <w:between w:space="0" w:sz="0" w:val="nil"/>
              </w:pBdr>
              <w:spacing w:after="60" w:lineRule="auto"/>
              <w:jc w:val="left"/>
              <w:rPr>
                <w:b w:val="1"/>
                <w:color w:val="000000"/>
                <w:sz w:val="16"/>
                <w:szCs w:val="16"/>
              </w:rPr>
            </w:pPr>
            <w:r w:rsidDel="00000000" w:rsidR="00000000" w:rsidRPr="00000000">
              <w:rPr>
                <w:b w:val="1"/>
                <w:color w:val="000000"/>
                <w:sz w:val="16"/>
                <w:szCs w:val="16"/>
                <w:rtl w:val="0"/>
              </w:rPr>
              <w:t xml:space="preserve">Especialistas em assuntos de negócios</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AF">
            <w:pPr>
              <w:jc w:val="center"/>
              <w:rPr>
                <w:sz w:val="16"/>
                <w:szCs w:val="16"/>
              </w:rPr>
            </w:pPr>
            <w:r w:rsidDel="00000000" w:rsidR="00000000" w:rsidRPr="00000000">
              <w:rPr>
                <w:sz w:val="16"/>
                <w:szCs w:val="16"/>
                <w:rtl w:val="0"/>
              </w:rPr>
              <w:t xml:space="preserve">1 FTE</w:t>
            </w:r>
          </w:p>
          <w:p w:rsidR="00000000" w:rsidDel="00000000" w:rsidP="00000000" w:rsidRDefault="00000000" w:rsidRPr="00000000" w14:paraId="000002B0">
            <w:pPr>
              <w:spacing w:after="60" w:lineRule="auto"/>
              <w:jc w:val="center"/>
              <w:rPr>
                <w:sz w:val="16"/>
                <w:szCs w:val="16"/>
              </w:rPr>
            </w:pPr>
            <w:r w:rsidDel="00000000" w:rsidR="00000000" w:rsidRPr="00000000">
              <w:rPr>
                <w:sz w:val="16"/>
                <w:szCs w:val="16"/>
                <w:rtl w:val="0"/>
              </w:rPr>
              <w:t xml:space="preserve">20 horas/semana</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B1">
            <w:pPr>
              <w:numPr>
                <w:ilvl w:val="0"/>
                <w:numId w:val="101"/>
              </w:numPr>
              <w:pBdr>
                <w:top w:space="0" w:sz="0" w:val="nil"/>
                <w:left w:space="0" w:sz="0" w:val="nil"/>
                <w:bottom w:space="0" w:sz="0" w:val="nil"/>
                <w:right w:space="0" w:sz="0" w:val="nil"/>
                <w:between w:space="0" w:sz="0" w:val="nil"/>
              </w:pBdr>
              <w:ind w:left="255" w:hanging="180"/>
              <w:rPr>
                <w:color w:val="000000"/>
                <w:sz w:val="16"/>
                <w:szCs w:val="16"/>
              </w:rPr>
            </w:pPr>
            <w:r w:rsidDel="00000000" w:rsidR="00000000" w:rsidRPr="00000000">
              <w:rPr>
                <w:color w:val="000000"/>
                <w:sz w:val="16"/>
                <w:szCs w:val="16"/>
                <w:rtl w:val="0"/>
              </w:rPr>
              <w:t xml:space="preserve">Ajudar a definir os requisitos comerciais e os casos de teste; </w:t>
            </w:r>
          </w:p>
          <w:p w:rsidR="00000000" w:rsidDel="00000000" w:rsidP="00000000" w:rsidRDefault="00000000" w:rsidRPr="00000000" w14:paraId="000002B2">
            <w:pPr>
              <w:numPr>
                <w:ilvl w:val="0"/>
                <w:numId w:val="101"/>
              </w:numPr>
              <w:pBdr>
                <w:top w:space="0" w:sz="0" w:val="nil"/>
                <w:left w:space="0" w:sz="0" w:val="nil"/>
                <w:bottom w:space="0" w:sz="0" w:val="nil"/>
                <w:right w:space="0" w:sz="0" w:val="nil"/>
                <w:between w:space="0" w:sz="0" w:val="nil"/>
              </w:pBdr>
              <w:ind w:left="255" w:hanging="180"/>
              <w:rPr>
                <w:color w:val="000000"/>
                <w:sz w:val="16"/>
                <w:szCs w:val="16"/>
              </w:rPr>
            </w:pPr>
            <w:r w:rsidDel="00000000" w:rsidR="00000000" w:rsidRPr="00000000">
              <w:rPr>
                <w:color w:val="000000"/>
                <w:sz w:val="16"/>
                <w:szCs w:val="16"/>
                <w:rtl w:val="0"/>
              </w:rPr>
              <w:t xml:space="preserve">Participar nas sessões de planejamento e requisitos; e</w:t>
            </w:r>
          </w:p>
          <w:p w:rsidR="00000000" w:rsidDel="00000000" w:rsidP="00000000" w:rsidRDefault="00000000" w:rsidRPr="00000000" w14:paraId="000002B3">
            <w:pPr>
              <w:numPr>
                <w:ilvl w:val="0"/>
                <w:numId w:val="101"/>
              </w:numPr>
              <w:pBdr>
                <w:top w:space="0" w:sz="0" w:val="nil"/>
                <w:left w:space="0" w:sz="0" w:val="nil"/>
                <w:bottom w:space="0" w:sz="0" w:val="nil"/>
                <w:right w:space="0" w:sz="0" w:val="nil"/>
                <w:between w:space="0" w:sz="0" w:val="nil"/>
              </w:pBdr>
              <w:spacing w:after="60" w:lineRule="auto"/>
              <w:ind w:left="255" w:hanging="180"/>
              <w:rPr>
                <w:color w:val="000000"/>
                <w:sz w:val="16"/>
                <w:szCs w:val="16"/>
              </w:rPr>
            </w:pPr>
            <w:r w:rsidDel="00000000" w:rsidR="00000000" w:rsidRPr="00000000">
              <w:rPr>
                <w:color w:val="000000"/>
                <w:sz w:val="16"/>
                <w:szCs w:val="16"/>
                <w:rtl w:val="0"/>
              </w:rPr>
              <w:t xml:space="preserve">Ser responsável pelos testes de aceitação do usuário e de usabilidade.</w:t>
            </w:r>
          </w:p>
        </w:tc>
      </w:tr>
      <w:tr>
        <w:trPr>
          <w:cantSplit w:val="0"/>
          <w:trHeight w:val="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B4">
            <w:pPr>
              <w:pBdr>
                <w:top w:space="0" w:sz="0" w:val="nil"/>
                <w:left w:space="0" w:sz="0" w:val="nil"/>
                <w:bottom w:space="0" w:sz="0" w:val="nil"/>
                <w:right w:space="0" w:sz="0" w:val="nil"/>
                <w:between w:space="0" w:sz="0" w:val="nil"/>
              </w:pBdr>
              <w:spacing w:after="60" w:lineRule="auto"/>
              <w:jc w:val="left"/>
              <w:rPr>
                <w:b w:val="1"/>
                <w:color w:val="000000"/>
                <w:sz w:val="16"/>
                <w:szCs w:val="16"/>
              </w:rPr>
            </w:pPr>
            <w:r w:rsidDel="00000000" w:rsidR="00000000" w:rsidRPr="00000000">
              <w:rPr>
                <w:b w:val="1"/>
                <w:color w:val="000000"/>
                <w:sz w:val="16"/>
                <w:szCs w:val="16"/>
                <w:rtl w:val="0"/>
              </w:rPr>
              <w:t xml:space="preserve">Líder Funcional </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B5">
            <w:pPr>
              <w:jc w:val="center"/>
              <w:rPr>
                <w:sz w:val="16"/>
                <w:szCs w:val="16"/>
              </w:rPr>
            </w:pPr>
            <w:r w:rsidDel="00000000" w:rsidR="00000000" w:rsidRPr="00000000">
              <w:rPr>
                <w:sz w:val="16"/>
                <w:szCs w:val="16"/>
                <w:rtl w:val="0"/>
              </w:rPr>
              <w:t xml:space="preserve">1 FTE</w:t>
            </w:r>
          </w:p>
          <w:p w:rsidR="00000000" w:rsidDel="00000000" w:rsidP="00000000" w:rsidRDefault="00000000" w:rsidRPr="00000000" w14:paraId="000002B6">
            <w:pPr>
              <w:spacing w:after="60" w:lineRule="auto"/>
              <w:jc w:val="center"/>
              <w:rPr>
                <w:sz w:val="16"/>
                <w:szCs w:val="16"/>
              </w:rPr>
            </w:pPr>
            <w:r w:rsidDel="00000000" w:rsidR="00000000" w:rsidRPr="00000000">
              <w:rPr>
                <w:sz w:val="16"/>
                <w:szCs w:val="16"/>
                <w:rtl w:val="0"/>
              </w:rPr>
              <w:t xml:space="preserve">20 horas/semana</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B7">
            <w:pPr>
              <w:numPr>
                <w:ilvl w:val="0"/>
                <w:numId w:val="101"/>
              </w:numPr>
              <w:pBdr>
                <w:top w:space="0" w:sz="0" w:val="nil"/>
                <w:left w:space="0" w:sz="0" w:val="nil"/>
                <w:bottom w:space="0" w:sz="0" w:val="nil"/>
                <w:right w:space="0" w:sz="0" w:val="nil"/>
                <w:between w:space="0" w:sz="0" w:val="nil"/>
              </w:pBdr>
              <w:ind w:left="255" w:hanging="180"/>
              <w:rPr>
                <w:color w:val="000000"/>
                <w:sz w:val="16"/>
                <w:szCs w:val="16"/>
              </w:rPr>
            </w:pPr>
            <w:r w:rsidDel="00000000" w:rsidR="00000000" w:rsidRPr="00000000">
              <w:rPr>
                <w:color w:val="000000"/>
                <w:sz w:val="16"/>
                <w:szCs w:val="16"/>
                <w:rtl w:val="0"/>
              </w:rPr>
              <w:t xml:space="preserve">Ajudar a definir o sistema e os requisitos técnicos e casos de teste; e</w:t>
            </w:r>
          </w:p>
          <w:p w:rsidR="00000000" w:rsidDel="00000000" w:rsidP="00000000" w:rsidRDefault="00000000" w:rsidRPr="00000000" w14:paraId="000002B8">
            <w:pPr>
              <w:numPr>
                <w:ilvl w:val="0"/>
                <w:numId w:val="101"/>
              </w:numPr>
              <w:pBdr>
                <w:top w:space="0" w:sz="0" w:val="nil"/>
                <w:left w:space="0" w:sz="0" w:val="nil"/>
                <w:bottom w:space="0" w:sz="0" w:val="nil"/>
                <w:right w:space="0" w:sz="0" w:val="nil"/>
                <w:between w:space="0" w:sz="0" w:val="nil"/>
              </w:pBdr>
              <w:spacing w:after="60" w:lineRule="auto"/>
              <w:ind w:left="255" w:hanging="180"/>
              <w:rPr>
                <w:color w:val="000000"/>
                <w:sz w:val="16"/>
                <w:szCs w:val="16"/>
              </w:rPr>
            </w:pPr>
            <w:r w:rsidDel="00000000" w:rsidR="00000000" w:rsidRPr="00000000">
              <w:rPr>
                <w:color w:val="000000"/>
                <w:sz w:val="16"/>
                <w:szCs w:val="16"/>
                <w:rtl w:val="0"/>
              </w:rPr>
              <w:t xml:space="preserve">Ser responsável pelos testes de aceitação do usuário e de usabilidade.</w:t>
            </w:r>
          </w:p>
        </w:tc>
      </w:tr>
      <w:tr>
        <w:trPr>
          <w:cantSplit w:val="0"/>
          <w:trHeight w:val="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B9">
            <w:pPr>
              <w:pBdr>
                <w:top w:space="0" w:sz="0" w:val="nil"/>
                <w:left w:space="0" w:sz="0" w:val="nil"/>
                <w:bottom w:space="0" w:sz="0" w:val="nil"/>
                <w:right w:space="0" w:sz="0" w:val="nil"/>
                <w:between w:space="0" w:sz="0" w:val="nil"/>
              </w:pBdr>
              <w:spacing w:after="60" w:lineRule="auto"/>
              <w:jc w:val="left"/>
              <w:rPr>
                <w:b w:val="1"/>
                <w:color w:val="000000"/>
                <w:sz w:val="16"/>
                <w:szCs w:val="16"/>
              </w:rPr>
            </w:pPr>
            <w:r w:rsidDel="00000000" w:rsidR="00000000" w:rsidRPr="00000000">
              <w:rPr>
                <w:b w:val="1"/>
                <w:color w:val="000000"/>
                <w:sz w:val="16"/>
                <w:szCs w:val="16"/>
                <w:rtl w:val="0"/>
              </w:rPr>
              <w:t xml:space="preserve">Líder de Tecnologia / TI</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BA">
            <w:pPr>
              <w:jc w:val="center"/>
              <w:rPr>
                <w:sz w:val="16"/>
                <w:szCs w:val="16"/>
              </w:rPr>
            </w:pPr>
            <w:r w:rsidDel="00000000" w:rsidR="00000000" w:rsidRPr="00000000">
              <w:rPr>
                <w:sz w:val="16"/>
                <w:szCs w:val="16"/>
                <w:rtl w:val="0"/>
              </w:rPr>
              <w:t xml:space="preserve">1 FTE</w:t>
            </w:r>
          </w:p>
          <w:p w:rsidR="00000000" w:rsidDel="00000000" w:rsidP="00000000" w:rsidRDefault="00000000" w:rsidRPr="00000000" w14:paraId="000002BB">
            <w:pPr>
              <w:spacing w:after="60" w:lineRule="auto"/>
              <w:jc w:val="center"/>
              <w:rPr>
                <w:sz w:val="16"/>
                <w:szCs w:val="16"/>
              </w:rPr>
            </w:pPr>
            <w:r w:rsidDel="00000000" w:rsidR="00000000" w:rsidRPr="00000000">
              <w:rPr>
                <w:sz w:val="16"/>
                <w:szCs w:val="16"/>
                <w:rtl w:val="0"/>
              </w:rPr>
              <w:t xml:space="preserve">20 horas/semana</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BC">
            <w:pPr>
              <w:numPr>
                <w:ilvl w:val="0"/>
                <w:numId w:val="101"/>
              </w:numPr>
              <w:pBdr>
                <w:top w:space="0" w:sz="0" w:val="nil"/>
                <w:left w:space="0" w:sz="0" w:val="nil"/>
                <w:bottom w:space="0" w:sz="0" w:val="nil"/>
                <w:right w:space="0" w:sz="0" w:val="nil"/>
                <w:between w:space="0" w:sz="0" w:val="nil"/>
              </w:pBdr>
              <w:ind w:left="255" w:hanging="180"/>
              <w:rPr>
                <w:color w:val="000000"/>
                <w:sz w:val="16"/>
                <w:szCs w:val="16"/>
              </w:rPr>
            </w:pPr>
            <w:r w:rsidDel="00000000" w:rsidR="00000000" w:rsidRPr="00000000">
              <w:rPr>
                <w:color w:val="000000"/>
                <w:sz w:val="16"/>
                <w:szCs w:val="16"/>
                <w:rtl w:val="0"/>
              </w:rPr>
              <w:t xml:space="preserve">Fornecer suporte, se necessário, para completar a configuração da rede do Cliente; </w:t>
            </w:r>
          </w:p>
          <w:p w:rsidR="00000000" w:rsidDel="00000000" w:rsidP="00000000" w:rsidRDefault="00000000" w:rsidRPr="00000000" w14:paraId="000002BD">
            <w:pPr>
              <w:numPr>
                <w:ilvl w:val="0"/>
                <w:numId w:val="101"/>
              </w:numPr>
              <w:pBdr>
                <w:top w:space="0" w:sz="0" w:val="nil"/>
                <w:left w:space="0" w:sz="0" w:val="nil"/>
                <w:bottom w:space="0" w:sz="0" w:val="nil"/>
                <w:right w:space="0" w:sz="0" w:val="nil"/>
                <w:between w:space="0" w:sz="0" w:val="nil"/>
              </w:pBdr>
              <w:ind w:left="255" w:hanging="180"/>
              <w:rPr/>
            </w:pPr>
            <w:r w:rsidDel="00000000" w:rsidR="00000000" w:rsidRPr="00000000">
              <w:rPr>
                <w:color w:val="000000"/>
                <w:sz w:val="16"/>
                <w:szCs w:val="16"/>
                <w:rtl w:val="0"/>
              </w:rPr>
              <w:t xml:space="preserve">Fornecer requisitos de segurança;</w:t>
            </w:r>
            <w:r w:rsidDel="00000000" w:rsidR="00000000" w:rsidRPr="00000000">
              <w:rPr>
                <w:rtl w:val="0"/>
              </w:rPr>
            </w:r>
          </w:p>
          <w:p w:rsidR="00000000" w:rsidDel="00000000" w:rsidP="00000000" w:rsidRDefault="00000000" w:rsidRPr="00000000" w14:paraId="000002BE">
            <w:pPr>
              <w:numPr>
                <w:ilvl w:val="0"/>
                <w:numId w:val="101"/>
              </w:numPr>
              <w:pBdr>
                <w:top w:space="0" w:sz="0" w:val="nil"/>
                <w:left w:space="0" w:sz="0" w:val="nil"/>
                <w:bottom w:space="0" w:sz="0" w:val="nil"/>
                <w:right w:space="0" w:sz="0" w:val="nil"/>
                <w:between w:space="0" w:sz="0" w:val="nil"/>
              </w:pBdr>
              <w:ind w:left="255" w:hanging="180"/>
              <w:rPr>
                <w:color w:val="000000"/>
                <w:sz w:val="16"/>
                <w:szCs w:val="16"/>
              </w:rPr>
            </w:pPr>
            <w:r w:rsidDel="00000000" w:rsidR="00000000" w:rsidRPr="00000000">
              <w:rPr>
                <w:color w:val="000000"/>
                <w:sz w:val="16"/>
                <w:szCs w:val="16"/>
                <w:rtl w:val="0"/>
              </w:rPr>
              <w:t xml:space="preserve">Fornecer suporte de SSO (Single-Sign On) conforme a necessidade; </w:t>
            </w:r>
          </w:p>
          <w:p w:rsidR="00000000" w:rsidDel="00000000" w:rsidP="00000000" w:rsidRDefault="00000000" w:rsidRPr="00000000" w14:paraId="000002BF">
            <w:pPr>
              <w:numPr>
                <w:ilvl w:val="0"/>
                <w:numId w:val="101"/>
              </w:numPr>
              <w:pBdr>
                <w:top w:space="0" w:sz="0" w:val="nil"/>
                <w:left w:space="0" w:sz="0" w:val="nil"/>
                <w:bottom w:space="0" w:sz="0" w:val="nil"/>
                <w:right w:space="0" w:sz="0" w:val="nil"/>
                <w:between w:space="0" w:sz="0" w:val="nil"/>
              </w:pBdr>
              <w:ind w:left="255" w:hanging="180"/>
              <w:rPr>
                <w:color w:val="000000"/>
                <w:sz w:val="16"/>
                <w:szCs w:val="16"/>
              </w:rPr>
            </w:pPr>
            <w:r w:rsidDel="00000000" w:rsidR="00000000" w:rsidRPr="00000000">
              <w:rPr>
                <w:color w:val="000000"/>
                <w:sz w:val="16"/>
                <w:szCs w:val="16"/>
                <w:rtl w:val="0"/>
              </w:rPr>
              <w:t xml:space="preserve">Participar de discussões/decisões de arquitetura; </w:t>
            </w:r>
          </w:p>
          <w:p w:rsidR="00000000" w:rsidDel="00000000" w:rsidP="00000000" w:rsidRDefault="00000000" w:rsidRPr="00000000" w14:paraId="000002C0">
            <w:pPr>
              <w:numPr>
                <w:ilvl w:val="0"/>
                <w:numId w:val="101"/>
              </w:numPr>
              <w:pBdr>
                <w:top w:space="0" w:sz="0" w:val="nil"/>
                <w:left w:space="0" w:sz="0" w:val="nil"/>
                <w:bottom w:space="0" w:sz="0" w:val="nil"/>
                <w:right w:space="0" w:sz="0" w:val="nil"/>
                <w:between w:space="0" w:sz="0" w:val="nil"/>
              </w:pBdr>
              <w:ind w:left="255" w:hanging="180"/>
              <w:rPr>
                <w:color w:val="000000"/>
                <w:sz w:val="16"/>
                <w:szCs w:val="16"/>
              </w:rPr>
            </w:pPr>
            <w:r w:rsidDel="00000000" w:rsidR="00000000" w:rsidRPr="00000000">
              <w:rPr>
                <w:color w:val="000000"/>
                <w:sz w:val="16"/>
                <w:szCs w:val="16"/>
                <w:rtl w:val="0"/>
              </w:rPr>
              <w:t xml:space="preserve">Ajudar a criar casos de teste para apoiar as exigências técnicas;</w:t>
            </w:r>
          </w:p>
          <w:p w:rsidR="00000000" w:rsidDel="00000000" w:rsidP="00000000" w:rsidRDefault="00000000" w:rsidRPr="00000000" w14:paraId="000002C1">
            <w:pPr>
              <w:numPr>
                <w:ilvl w:val="0"/>
                <w:numId w:val="101"/>
              </w:numPr>
              <w:pBdr>
                <w:top w:space="0" w:sz="0" w:val="nil"/>
                <w:left w:space="0" w:sz="0" w:val="nil"/>
                <w:bottom w:space="0" w:sz="0" w:val="nil"/>
                <w:right w:space="0" w:sz="0" w:val="nil"/>
                <w:between w:space="0" w:sz="0" w:val="nil"/>
              </w:pBdr>
              <w:ind w:left="255" w:hanging="180"/>
              <w:rPr>
                <w:color w:val="000000"/>
                <w:sz w:val="16"/>
                <w:szCs w:val="16"/>
              </w:rPr>
            </w:pPr>
            <w:r w:rsidDel="00000000" w:rsidR="00000000" w:rsidRPr="00000000">
              <w:rPr>
                <w:color w:val="000000"/>
                <w:sz w:val="16"/>
                <w:szCs w:val="16"/>
                <w:rtl w:val="0"/>
              </w:rPr>
              <w:t xml:space="preserve">Ser responsável pela aceitação do usuário, desempenho e testes de volume;</w:t>
            </w:r>
          </w:p>
          <w:p w:rsidR="00000000" w:rsidDel="00000000" w:rsidP="00000000" w:rsidRDefault="00000000" w:rsidRPr="00000000" w14:paraId="000002C2">
            <w:pPr>
              <w:numPr>
                <w:ilvl w:val="0"/>
                <w:numId w:val="101"/>
              </w:numPr>
              <w:pBdr>
                <w:top w:space="0" w:sz="0" w:val="nil"/>
                <w:left w:space="0" w:sz="0" w:val="nil"/>
                <w:bottom w:space="0" w:sz="0" w:val="nil"/>
                <w:right w:space="0" w:sz="0" w:val="nil"/>
                <w:between w:space="0" w:sz="0" w:val="nil"/>
              </w:pBdr>
              <w:ind w:left="255" w:hanging="180"/>
              <w:rPr>
                <w:color w:val="000000"/>
                <w:sz w:val="16"/>
                <w:szCs w:val="16"/>
              </w:rPr>
            </w:pPr>
            <w:r w:rsidDel="00000000" w:rsidR="00000000" w:rsidRPr="00000000">
              <w:rPr>
                <w:color w:val="000000"/>
                <w:sz w:val="16"/>
                <w:szCs w:val="16"/>
                <w:rtl w:val="0"/>
              </w:rPr>
              <w:t xml:space="preserve">Supervisionar e participar da transferência de conhecimentos;</w:t>
            </w:r>
          </w:p>
          <w:p w:rsidR="00000000" w:rsidDel="00000000" w:rsidP="00000000" w:rsidRDefault="00000000" w:rsidRPr="00000000" w14:paraId="000002C3">
            <w:pPr>
              <w:numPr>
                <w:ilvl w:val="0"/>
                <w:numId w:val="101"/>
              </w:numPr>
              <w:pBdr>
                <w:top w:space="0" w:sz="0" w:val="nil"/>
                <w:left w:space="0" w:sz="0" w:val="nil"/>
                <w:bottom w:space="0" w:sz="0" w:val="nil"/>
                <w:right w:space="0" w:sz="0" w:val="nil"/>
                <w:between w:space="0" w:sz="0" w:val="nil"/>
              </w:pBdr>
              <w:ind w:left="255" w:hanging="180"/>
              <w:rPr>
                <w:color w:val="000000"/>
                <w:sz w:val="16"/>
                <w:szCs w:val="16"/>
              </w:rPr>
            </w:pPr>
            <w:r w:rsidDel="00000000" w:rsidR="00000000" w:rsidRPr="00000000">
              <w:rPr>
                <w:color w:val="000000"/>
                <w:sz w:val="16"/>
                <w:szCs w:val="16"/>
                <w:rtl w:val="0"/>
              </w:rPr>
              <w:t xml:space="preserve">Fornecer suporte geral para acesso à rede e ao sistema, conforme necessário; e</w:t>
            </w:r>
          </w:p>
          <w:p w:rsidR="00000000" w:rsidDel="00000000" w:rsidP="00000000" w:rsidRDefault="00000000" w:rsidRPr="00000000" w14:paraId="000002C4">
            <w:pPr>
              <w:numPr>
                <w:ilvl w:val="0"/>
                <w:numId w:val="101"/>
              </w:numPr>
              <w:pBdr>
                <w:top w:space="0" w:sz="0" w:val="nil"/>
                <w:left w:space="0" w:sz="0" w:val="nil"/>
                <w:bottom w:space="0" w:sz="0" w:val="nil"/>
                <w:right w:space="0" w:sz="0" w:val="nil"/>
                <w:between w:space="0" w:sz="0" w:val="nil"/>
              </w:pBdr>
              <w:spacing w:after="60" w:lineRule="auto"/>
              <w:ind w:left="255" w:hanging="180"/>
              <w:rPr>
                <w:color w:val="000000"/>
                <w:sz w:val="16"/>
                <w:szCs w:val="16"/>
              </w:rPr>
            </w:pPr>
            <w:r w:rsidDel="00000000" w:rsidR="00000000" w:rsidRPr="00000000">
              <w:rPr>
                <w:color w:val="000000"/>
                <w:sz w:val="16"/>
                <w:szCs w:val="16"/>
                <w:rtl w:val="0"/>
              </w:rPr>
              <w:t xml:space="preserve">Fornecer suporte contínuo às operações após o go-live. </w:t>
            </w:r>
          </w:p>
        </w:tc>
      </w:tr>
      <w:tr>
        <w:trPr>
          <w:cantSplit w:val="0"/>
          <w:trHeight w:val="973"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60" w:lineRule="auto"/>
              <w:jc w:val="left"/>
              <w:rPr>
                <w:b w:val="1"/>
                <w:color w:val="000000"/>
                <w:sz w:val="16"/>
                <w:szCs w:val="16"/>
              </w:rPr>
            </w:pPr>
            <w:r w:rsidDel="00000000" w:rsidR="00000000" w:rsidRPr="00000000">
              <w:rPr>
                <w:b w:val="1"/>
                <w:color w:val="000000"/>
                <w:sz w:val="16"/>
                <w:szCs w:val="16"/>
                <w:rtl w:val="0"/>
              </w:rPr>
              <w:t xml:space="preserve">Líder de Gestão de Mudança</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C6">
            <w:pPr>
              <w:jc w:val="center"/>
              <w:rPr>
                <w:sz w:val="16"/>
                <w:szCs w:val="16"/>
              </w:rPr>
            </w:pPr>
            <w:r w:rsidDel="00000000" w:rsidR="00000000" w:rsidRPr="00000000">
              <w:rPr>
                <w:sz w:val="16"/>
                <w:szCs w:val="16"/>
                <w:rtl w:val="0"/>
              </w:rPr>
              <w:t xml:space="preserve">1 FTE</w:t>
            </w:r>
          </w:p>
          <w:p w:rsidR="00000000" w:rsidDel="00000000" w:rsidP="00000000" w:rsidRDefault="00000000" w:rsidRPr="00000000" w14:paraId="000002C7">
            <w:pPr>
              <w:spacing w:after="60" w:lineRule="auto"/>
              <w:jc w:val="center"/>
              <w:rPr>
                <w:sz w:val="16"/>
                <w:szCs w:val="16"/>
              </w:rPr>
            </w:pPr>
            <w:r w:rsidDel="00000000" w:rsidR="00000000" w:rsidRPr="00000000">
              <w:rPr>
                <w:sz w:val="16"/>
                <w:szCs w:val="16"/>
                <w:rtl w:val="0"/>
              </w:rPr>
              <w:t xml:space="preserve">8 horas/semana</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C8">
            <w:pPr>
              <w:pBdr>
                <w:top w:space="0" w:sz="0" w:val="nil"/>
                <w:left w:space="0" w:sz="0" w:val="nil"/>
                <w:bottom w:space="0" w:sz="0" w:val="nil"/>
                <w:right w:space="0" w:sz="0" w:val="nil"/>
                <w:between w:space="0" w:sz="0" w:val="nil"/>
              </w:pBdr>
              <w:ind w:left="795" w:hanging="360"/>
              <w:rPr>
                <w:color w:val="000000"/>
                <w:sz w:val="16"/>
                <w:szCs w:val="16"/>
              </w:rPr>
            </w:pPr>
            <w:r w:rsidDel="00000000" w:rsidR="00000000" w:rsidRPr="00000000">
              <w:rPr>
                <w:color w:val="000000"/>
                <w:sz w:val="16"/>
                <w:szCs w:val="16"/>
                <w:rtl w:val="0"/>
              </w:rPr>
              <w:t xml:space="preserve">Responsável pelas atividades de gerenciamento de mudanças do </w:t>
            </w:r>
            <w:r w:rsidDel="00000000" w:rsidR="00000000" w:rsidRPr="00000000">
              <w:rPr>
                <w:sz w:val="16"/>
                <w:szCs w:val="16"/>
                <w:rtl w:val="0"/>
              </w:rPr>
              <w:t xml:space="preserve">C</w:t>
            </w:r>
            <w:r w:rsidDel="00000000" w:rsidR="00000000" w:rsidRPr="00000000">
              <w:rPr>
                <w:color w:val="000000"/>
                <w:sz w:val="16"/>
                <w:szCs w:val="16"/>
                <w:rtl w:val="0"/>
              </w:rPr>
              <w:t xml:space="preserve">liente, incluindo, mas não se limitando a:</w:t>
            </w:r>
          </w:p>
          <w:p w:rsidR="00000000" w:rsidDel="00000000" w:rsidP="00000000" w:rsidRDefault="00000000" w:rsidRPr="00000000" w14:paraId="000002C9">
            <w:pPr>
              <w:numPr>
                <w:ilvl w:val="0"/>
                <w:numId w:val="101"/>
              </w:numPr>
              <w:pBdr>
                <w:top w:space="0" w:sz="0" w:val="nil"/>
                <w:left w:space="0" w:sz="0" w:val="nil"/>
                <w:bottom w:space="0" w:sz="0" w:val="nil"/>
                <w:right w:space="0" w:sz="0" w:val="nil"/>
                <w:between w:space="0" w:sz="0" w:val="nil"/>
              </w:pBdr>
              <w:ind w:left="255" w:hanging="180"/>
              <w:rPr>
                <w:color w:val="000000"/>
                <w:sz w:val="16"/>
                <w:szCs w:val="16"/>
              </w:rPr>
            </w:pPr>
            <w:r w:rsidDel="00000000" w:rsidR="00000000" w:rsidRPr="00000000">
              <w:rPr>
                <w:color w:val="000000"/>
                <w:sz w:val="16"/>
                <w:szCs w:val="16"/>
                <w:rtl w:val="0"/>
              </w:rPr>
              <w:t xml:space="preserve">Realização de análise dos stakeholders; </w:t>
            </w:r>
          </w:p>
          <w:p w:rsidR="00000000" w:rsidDel="00000000" w:rsidP="00000000" w:rsidRDefault="00000000" w:rsidRPr="00000000" w14:paraId="000002CA">
            <w:pPr>
              <w:numPr>
                <w:ilvl w:val="0"/>
                <w:numId w:val="101"/>
              </w:numPr>
              <w:pBdr>
                <w:top w:space="0" w:sz="0" w:val="nil"/>
                <w:left w:space="0" w:sz="0" w:val="nil"/>
                <w:bottom w:space="0" w:sz="0" w:val="nil"/>
                <w:right w:space="0" w:sz="0" w:val="nil"/>
                <w:between w:space="0" w:sz="0" w:val="nil"/>
              </w:pBdr>
              <w:ind w:left="255" w:hanging="180"/>
              <w:rPr>
                <w:color w:val="000000"/>
                <w:sz w:val="16"/>
                <w:szCs w:val="16"/>
              </w:rPr>
            </w:pPr>
            <w:r w:rsidDel="00000000" w:rsidR="00000000" w:rsidRPr="00000000">
              <w:rPr>
                <w:color w:val="000000"/>
                <w:sz w:val="16"/>
                <w:szCs w:val="16"/>
                <w:rtl w:val="0"/>
              </w:rPr>
              <w:t xml:space="preserve">Supervisionar o plano de comunicação em torno de lançamentos, mudanças organizacionais e anúncios;</w:t>
            </w:r>
          </w:p>
          <w:p w:rsidR="00000000" w:rsidDel="00000000" w:rsidP="00000000" w:rsidRDefault="00000000" w:rsidRPr="00000000" w14:paraId="000002CB">
            <w:pPr>
              <w:numPr>
                <w:ilvl w:val="0"/>
                <w:numId w:val="101"/>
              </w:numPr>
              <w:pBdr>
                <w:top w:space="0" w:sz="0" w:val="nil"/>
                <w:left w:space="0" w:sz="0" w:val="nil"/>
                <w:bottom w:space="0" w:sz="0" w:val="nil"/>
                <w:right w:space="0" w:sz="0" w:val="nil"/>
                <w:between w:space="0" w:sz="0" w:val="nil"/>
              </w:pBdr>
              <w:ind w:left="255" w:hanging="180"/>
              <w:rPr>
                <w:color w:val="000000"/>
                <w:sz w:val="16"/>
                <w:szCs w:val="16"/>
              </w:rPr>
            </w:pPr>
            <w:r w:rsidDel="00000000" w:rsidR="00000000" w:rsidRPr="00000000">
              <w:rPr>
                <w:color w:val="000000"/>
                <w:sz w:val="16"/>
                <w:szCs w:val="16"/>
                <w:rtl w:val="0"/>
              </w:rPr>
              <w:t xml:space="preserve">Comunicar a mudança aos usuários finais; </w:t>
            </w:r>
          </w:p>
          <w:p w:rsidR="00000000" w:rsidDel="00000000" w:rsidP="00000000" w:rsidRDefault="00000000" w:rsidRPr="00000000" w14:paraId="000002CC">
            <w:pPr>
              <w:numPr>
                <w:ilvl w:val="0"/>
                <w:numId w:val="101"/>
              </w:numPr>
              <w:pBdr>
                <w:top w:space="0" w:sz="0" w:val="nil"/>
                <w:left w:space="0" w:sz="0" w:val="nil"/>
                <w:bottom w:space="0" w:sz="0" w:val="nil"/>
                <w:right w:space="0" w:sz="0" w:val="nil"/>
                <w:between w:space="0" w:sz="0" w:val="nil"/>
              </w:pBdr>
              <w:ind w:left="255" w:hanging="180"/>
              <w:rPr>
                <w:color w:val="000000"/>
                <w:sz w:val="16"/>
                <w:szCs w:val="16"/>
              </w:rPr>
            </w:pPr>
            <w:r w:rsidDel="00000000" w:rsidR="00000000" w:rsidRPr="00000000">
              <w:rPr>
                <w:color w:val="000000"/>
                <w:sz w:val="16"/>
                <w:szCs w:val="16"/>
                <w:rtl w:val="0"/>
              </w:rPr>
              <w:t xml:space="preserve">Monitorar e garantir a adoção pelo usuário final; e</w:t>
            </w:r>
          </w:p>
          <w:p w:rsidR="00000000" w:rsidDel="00000000" w:rsidP="00000000" w:rsidRDefault="00000000" w:rsidRPr="00000000" w14:paraId="000002CD">
            <w:pPr>
              <w:numPr>
                <w:ilvl w:val="0"/>
                <w:numId w:val="101"/>
              </w:numPr>
              <w:pBdr>
                <w:top w:space="0" w:sz="0" w:val="nil"/>
                <w:left w:space="0" w:sz="0" w:val="nil"/>
                <w:bottom w:space="0" w:sz="0" w:val="nil"/>
                <w:right w:space="0" w:sz="0" w:val="nil"/>
                <w:between w:space="0" w:sz="0" w:val="nil"/>
              </w:pBdr>
              <w:spacing w:after="60" w:lineRule="auto"/>
              <w:ind w:left="255" w:hanging="180"/>
              <w:rPr>
                <w:color w:val="000000"/>
                <w:sz w:val="16"/>
                <w:szCs w:val="16"/>
              </w:rPr>
            </w:pPr>
            <w:r w:rsidDel="00000000" w:rsidR="00000000" w:rsidRPr="00000000">
              <w:rPr>
                <w:color w:val="000000"/>
                <w:sz w:val="16"/>
                <w:szCs w:val="16"/>
                <w:rtl w:val="0"/>
              </w:rPr>
              <w:t xml:space="preserve">Capturar e medir o valor real do negócio resultante dos Serviços Profissionais</w:t>
            </w:r>
          </w:p>
        </w:tc>
      </w:tr>
      <w:tr>
        <w:trPr>
          <w:cantSplit w:val="0"/>
          <w:trHeight w:val="80" w:hRule="atLeast"/>
          <w:tblHeader w:val="0"/>
        </w:trPr>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2CE">
            <w:pPr>
              <w:pBdr>
                <w:top w:space="0" w:sz="0" w:val="nil"/>
                <w:left w:space="0" w:sz="0" w:val="nil"/>
                <w:bottom w:space="0" w:sz="0" w:val="nil"/>
                <w:right w:space="0" w:sz="0" w:val="nil"/>
                <w:between w:space="0" w:sz="0" w:val="nil"/>
              </w:pBdr>
              <w:spacing w:after="60" w:lineRule="auto"/>
              <w:jc w:val="left"/>
              <w:rPr>
                <w:b w:val="1"/>
                <w:color w:val="000000"/>
                <w:sz w:val="16"/>
                <w:szCs w:val="16"/>
              </w:rPr>
            </w:pPr>
            <w:r w:rsidDel="00000000" w:rsidR="00000000" w:rsidRPr="00000000">
              <w:rPr>
                <w:b w:val="1"/>
                <w:color w:val="000000"/>
                <w:sz w:val="16"/>
                <w:szCs w:val="16"/>
                <w:rtl w:val="0"/>
              </w:rPr>
              <w:t xml:space="preserve">Líder de Treinamento</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CF">
            <w:pPr>
              <w:pBdr>
                <w:top w:space="0" w:sz="0" w:val="nil"/>
                <w:left w:space="0" w:sz="0" w:val="nil"/>
                <w:bottom w:space="0" w:sz="0" w:val="nil"/>
                <w:right w:space="0" w:sz="0" w:val="nil"/>
                <w:between w:space="0" w:sz="0" w:val="nil"/>
              </w:pBdr>
              <w:jc w:val="center"/>
              <w:rPr>
                <w:color w:val="000000"/>
                <w:sz w:val="16"/>
                <w:szCs w:val="16"/>
              </w:rPr>
            </w:pPr>
            <w:r w:rsidDel="00000000" w:rsidR="00000000" w:rsidRPr="00000000">
              <w:rPr>
                <w:sz w:val="16"/>
                <w:szCs w:val="16"/>
                <w:rtl w:val="0"/>
              </w:rPr>
              <w:t xml:space="preserve">1</w:t>
            </w:r>
            <w:r w:rsidDel="00000000" w:rsidR="00000000" w:rsidRPr="00000000">
              <w:rPr>
                <w:color w:val="000000"/>
                <w:sz w:val="16"/>
                <w:szCs w:val="16"/>
                <w:rtl w:val="0"/>
              </w:rPr>
              <w:t xml:space="preserve"> FTE</w:t>
            </w:r>
          </w:p>
          <w:p w:rsidR="00000000" w:rsidDel="00000000" w:rsidP="00000000" w:rsidRDefault="00000000" w:rsidRPr="00000000" w14:paraId="000002D0">
            <w:pPr>
              <w:pBdr>
                <w:top w:space="0" w:sz="0" w:val="nil"/>
                <w:left w:space="0" w:sz="0" w:val="nil"/>
                <w:bottom w:space="0" w:sz="0" w:val="nil"/>
                <w:right w:space="0" w:sz="0" w:val="nil"/>
                <w:between w:space="0" w:sz="0" w:val="nil"/>
              </w:pBdr>
              <w:spacing w:after="60" w:lineRule="auto"/>
              <w:jc w:val="center"/>
              <w:rPr>
                <w:color w:val="000000"/>
                <w:sz w:val="16"/>
                <w:szCs w:val="16"/>
              </w:rPr>
            </w:pPr>
            <w:r w:rsidDel="00000000" w:rsidR="00000000" w:rsidRPr="00000000">
              <w:rPr>
                <w:sz w:val="16"/>
                <w:szCs w:val="16"/>
                <w:rtl w:val="0"/>
              </w:rPr>
              <w:t xml:space="preserve">8</w:t>
            </w:r>
            <w:r w:rsidDel="00000000" w:rsidR="00000000" w:rsidRPr="00000000">
              <w:rPr>
                <w:color w:val="000000"/>
                <w:sz w:val="16"/>
                <w:szCs w:val="16"/>
                <w:rtl w:val="0"/>
              </w:rPr>
              <w:t xml:space="preserve"> horas/semana</w:t>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2D1">
            <w:pPr>
              <w:pBdr>
                <w:top w:space="0" w:sz="0" w:val="nil"/>
                <w:left w:space="0" w:sz="0" w:val="nil"/>
                <w:bottom w:space="0" w:sz="0" w:val="nil"/>
                <w:right w:space="0" w:sz="0" w:val="nil"/>
                <w:between w:space="0" w:sz="0" w:val="nil"/>
              </w:pBdr>
              <w:rPr>
                <w:color w:val="000000"/>
                <w:sz w:val="16"/>
                <w:szCs w:val="16"/>
              </w:rPr>
            </w:pPr>
            <w:r w:rsidDel="00000000" w:rsidR="00000000" w:rsidRPr="00000000">
              <w:rPr>
                <w:color w:val="000000"/>
                <w:sz w:val="16"/>
                <w:szCs w:val="16"/>
                <w:rtl w:val="0"/>
              </w:rPr>
              <w:t xml:space="preserve">Responsável pelo treinamento dos usuários finais do </w:t>
            </w:r>
            <w:r w:rsidDel="00000000" w:rsidR="00000000" w:rsidRPr="00000000">
              <w:rPr>
                <w:sz w:val="16"/>
                <w:szCs w:val="16"/>
                <w:rtl w:val="0"/>
              </w:rPr>
              <w:t xml:space="preserve">C</w:t>
            </w:r>
            <w:r w:rsidDel="00000000" w:rsidR="00000000" w:rsidRPr="00000000">
              <w:rPr>
                <w:color w:val="000000"/>
                <w:sz w:val="16"/>
                <w:szCs w:val="16"/>
                <w:rtl w:val="0"/>
              </w:rPr>
              <w:t xml:space="preserve">liente, incluindo mas não se limitando a: </w:t>
            </w:r>
          </w:p>
          <w:p w:rsidR="00000000" w:rsidDel="00000000" w:rsidP="00000000" w:rsidRDefault="00000000" w:rsidRPr="00000000" w14:paraId="000002D2">
            <w:pPr>
              <w:numPr>
                <w:ilvl w:val="0"/>
                <w:numId w:val="101"/>
              </w:numPr>
              <w:pBdr>
                <w:top w:space="0" w:sz="0" w:val="nil"/>
                <w:left w:space="0" w:sz="0" w:val="nil"/>
                <w:bottom w:space="0" w:sz="0" w:val="nil"/>
                <w:right w:space="0" w:sz="0" w:val="nil"/>
                <w:between w:space="0" w:sz="0" w:val="nil"/>
              </w:pBdr>
              <w:ind w:left="255" w:hanging="180"/>
              <w:rPr>
                <w:color w:val="000000"/>
                <w:sz w:val="16"/>
                <w:szCs w:val="16"/>
              </w:rPr>
            </w:pPr>
            <w:r w:rsidDel="00000000" w:rsidR="00000000" w:rsidRPr="00000000">
              <w:rPr>
                <w:color w:val="000000"/>
                <w:sz w:val="16"/>
                <w:szCs w:val="16"/>
                <w:rtl w:val="0"/>
              </w:rPr>
              <w:t xml:space="preserve">Desenvolver material de treinamento e currículo; </w:t>
            </w:r>
          </w:p>
          <w:p w:rsidR="00000000" w:rsidDel="00000000" w:rsidP="00000000" w:rsidRDefault="00000000" w:rsidRPr="00000000" w14:paraId="000002D3">
            <w:pPr>
              <w:numPr>
                <w:ilvl w:val="0"/>
                <w:numId w:val="101"/>
              </w:numPr>
              <w:pBdr>
                <w:top w:space="0" w:sz="0" w:val="nil"/>
                <w:left w:space="0" w:sz="0" w:val="nil"/>
                <w:bottom w:space="0" w:sz="0" w:val="nil"/>
                <w:right w:space="0" w:sz="0" w:val="nil"/>
                <w:between w:space="0" w:sz="0" w:val="nil"/>
              </w:pBdr>
              <w:spacing w:after="60" w:lineRule="auto"/>
              <w:ind w:left="255" w:hanging="180"/>
              <w:rPr>
                <w:color w:val="000000"/>
                <w:sz w:val="16"/>
                <w:szCs w:val="16"/>
              </w:rPr>
            </w:pPr>
            <w:r w:rsidDel="00000000" w:rsidR="00000000" w:rsidRPr="00000000">
              <w:rPr>
                <w:color w:val="000000"/>
                <w:sz w:val="16"/>
                <w:szCs w:val="16"/>
                <w:rtl w:val="0"/>
              </w:rPr>
              <w:t xml:space="preserve">Administrar o treinamento de usuários finais</w:t>
            </w:r>
          </w:p>
        </w:tc>
      </w:tr>
    </w:tbl>
    <w:p w:rsidR="00000000" w:rsidDel="00000000" w:rsidP="00000000" w:rsidRDefault="00000000" w:rsidRPr="00000000" w14:paraId="000002D4">
      <w:pPr>
        <w:pStyle w:val="Heading5"/>
        <w:spacing w:line="276" w:lineRule="auto"/>
        <w:rPr>
          <w:b w:val="0"/>
        </w:rPr>
      </w:pPr>
      <w:r w:rsidDel="00000000" w:rsidR="00000000" w:rsidRPr="00000000">
        <w:rPr>
          <w:rtl w:val="0"/>
        </w:rPr>
        <w:t xml:space="preserve">Tecnologia e Acesso às Aplicações</w:t>
      </w:r>
      <w:r w:rsidDel="00000000" w:rsidR="00000000" w:rsidRPr="00000000">
        <w:rPr>
          <w:rtl w:val="0"/>
        </w:rPr>
      </w:r>
    </w:p>
    <w:p w:rsidR="00000000" w:rsidDel="00000000" w:rsidP="00000000" w:rsidRDefault="00000000" w:rsidRPr="00000000" w14:paraId="000002D5">
      <w:pPr>
        <w:numPr>
          <w:ilvl w:val="0"/>
          <w:numId w:val="189"/>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O </w:t>
      </w:r>
      <w:r w:rsidDel="00000000" w:rsidR="00000000" w:rsidRPr="00000000">
        <w:rPr>
          <w:rtl w:val="0"/>
        </w:rPr>
        <w:t xml:space="preserve">C</w:t>
      </w:r>
      <w:r w:rsidDel="00000000" w:rsidR="00000000" w:rsidRPr="00000000">
        <w:rPr>
          <w:color w:val="000000"/>
          <w:rtl w:val="0"/>
        </w:rPr>
        <w:t xml:space="preserve">liente irá adquirir, instalar, hospedar, testar, distribuir, monitorar e manter equipamentos, infraestrutura, hardware, software, infraestrutura técnica, Internet estável com largura de banda suficiente, e outras tecnologias, incluindo patches e atualizações de cada uma das anteriores, necessárias para permitir o provisionamento dos Serviços Profissionais.</w:t>
      </w:r>
    </w:p>
    <w:p w:rsidR="00000000" w:rsidDel="00000000" w:rsidP="00000000" w:rsidRDefault="00000000" w:rsidRPr="00000000" w14:paraId="000002D6">
      <w:pPr>
        <w:numPr>
          <w:ilvl w:val="0"/>
          <w:numId w:val="189"/>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O </w:t>
      </w:r>
      <w:r w:rsidDel="00000000" w:rsidR="00000000" w:rsidRPr="00000000">
        <w:rPr>
          <w:rtl w:val="0"/>
        </w:rPr>
        <w:t xml:space="preserve">C</w:t>
      </w:r>
      <w:r w:rsidDel="00000000" w:rsidR="00000000" w:rsidRPr="00000000">
        <w:rPr>
          <w:color w:val="000000"/>
          <w:rtl w:val="0"/>
        </w:rPr>
        <w:t xml:space="preserve">liente identificará e habilitará permissões para o pessoal d</w:t>
      </w:r>
      <w:r w:rsidDel="00000000" w:rsidR="00000000" w:rsidRPr="00000000">
        <w:rPr>
          <w:rtl w:val="0"/>
        </w:rPr>
        <w:t xml:space="preserve">a</w:t>
      </w:r>
      <w:r w:rsidDel="00000000" w:rsidR="00000000" w:rsidRPr="00000000">
        <w:rPr>
          <w:color w:val="000000"/>
          <w:rtl w:val="0"/>
        </w:rPr>
        <w:t xml:space="preserve"> SFDC como administradores de sistema ou usuários de instâncias de Aplicação do Cliente, conforme razoavelmente necessário para a prestação dos Serviços Profissionais. A SFDC pode baixar os dados dos arquivos de registro e carregar arquivos de dados para desempenhar suas funções. </w:t>
      </w:r>
    </w:p>
    <w:p w:rsidR="00000000" w:rsidDel="00000000" w:rsidP="00000000" w:rsidRDefault="00000000" w:rsidRPr="00000000" w14:paraId="000002D7">
      <w:pPr>
        <w:numPr>
          <w:ilvl w:val="0"/>
          <w:numId w:val="189"/>
        </w:numPr>
        <w:pBdr>
          <w:top w:space="0" w:sz="0" w:val="nil"/>
          <w:left w:space="0" w:sz="0" w:val="nil"/>
          <w:bottom w:space="0" w:sz="0" w:val="nil"/>
          <w:right w:space="0" w:sz="0" w:val="nil"/>
          <w:between w:space="0" w:sz="0" w:val="nil"/>
        </w:pBdr>
        <w:ind w:left="720" w:hanging="360"/>
        <w:rPr>
          <w:color w:val="000000"/>
        </w:rPr>
      </w:pPr>
      <w:r w:rsidDel="00000000" w:rsidR="00000000" w:rsidRPr="00000000">
        <w:rPr>
          <w:rtl w:val="0"/>
        </w:rPr>
        <w:t xml:space="preserve">A</w:t>
      </w:r>
      <w:r w:rsidDel="00000000" w:rsidR="00000000" w:rsidRPr="00000000">
        <w:rPr>
          <w:color w:val="000000"/>
          <w:rtl w:val="0"/>
        </w:rPr>
        <w:t xml:space="preserve"> SFDC terá acesso apenas à Aplicação do Cliente e não aos sistemas não-SFDC do Cliente, incluindo mas não se limitando a: plataforma empresarial interna, plataformas de compra, servidores de anúncios, aplicações de terceiros, sistemas de registro de tempo, sistemas de gerenciamento de projetos e ferramentas de gerenciamento de defeitos. </w:t>
      </w:r>
    </w:p>
    <w:p w:rsidR="00000000" w:rsidDel="00000000" w:rsidP="00000000" w:rsidRDefault="00000000" w:rsidRPr="00000000" w14:paraId="000002D8">
      <w:pPr>
        <w:pStyle w:val="Heading5"/>
        <w:spacing w:line="276" w:lineRule="auto"/>
        <w:rPr>
          <w:b w:val="0"/>
        </w:rPr>
      </w:pPr>
      <w:r w:rsidDel="00000000" w:rsidR="00000000" w:rsidRPr="00000000">
        <w:rPr>
          <w:rtl w:val="0"/>
        </w:rPr>
        <w:t xml:space="preserve">Coordenação e localização de serviços</w:t>
      </w: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Os Serviços Profissionais descritos nesta SOW serão entregues virtualmente, a menos que as partes acordem por escrito de outra forma (basta um e-mail). Se o trabalho for realizado nas instalações do Cliente ou de qualquer uma de suas Afiliadas, então o Cliente fornecerá, sem custos para a SFDC, espaço de trabalho de escritório, equipamento de computador adequadamente configurado, Internet estável com largura de banda suficiente e acesso aos funcionários e agentes do Cliente apropriados e conhecedores.  O trabalho realizado no local está sujeito à T&amp;E, de acordo com a Seção 3.</w:t>
      </w:r>
    </w:p>
    <w:p w:rsidR="00000000" w:rsidDel="00000000" w:rsidP="00000000" w:rsidRDefault="00000000" w:rsidRPr="00000000" w14:paraId="000002DA">
      <w:pPr>
        <w:pStyle w:val="Heading2"/>
        <w:numPr>
          <w:ilvl w:val="1"/>
          <w:numId w:val="146"/>
        </w:numPr>
        <w:ind w:left="1026" w:hanging="576"/>
        <w:rPr/>
      </w:pPr>
      <w:r w:rsidDel="00000000" w:rsidR="00000000" w:rsidRPr="00000000">
        <w:rPr>
          <w:rtl w:val="0"/>
        </w:rPr>
        <w:t xml:space="preserve">Obrigações do Cliente</w:t>
      </w:r>
    </w:p>
    <w:p w:rsidR="00000000" w:rsidDel="00000000" w:rsidP="00000000" w:rsidRDefault="00000000" w:rsidRPr="00000000" w14:paraId="000002DB">
      <w:pPr>
        <w:pStyle w:val="Heading5"/>
        <w:spacing w:line="276" w:lineRule="auto"/>
        <w:rPr/>
      </w:pPr>
      <w:r w:rsidDel="00000000" w:rsidR="00000000" w:rsidRPr="00000000">
        <w:rPr>
          <w:rtl w:val="0"/>
        </w:rPr>
        <w:t xml:space="preserve">Disponibilidade da fonte de dados</w:t>
      </w:r>
    </w:p>
    <w:p w:rsidR="00000000" w:rsidDel="00000000" w:rsidP="00000000" w:rsidRDefault="00000000" w:rsidRPr="00000000" w14:paraId="000002DC">
      <w:pPr>
        <w:numPr>
          <w:ilvl w:val="0"/>
          <w:numId w:val="189"/>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O </w:t>
      </w:r>
      <w:r w:rsidDel="00000000" w:rsidR="00000000" w:rsidRPr="00000000">
        <w:rPr>
          <w:rtl w:val="0"/>
        </w:rPr>
        <w:t xml:space="preserve">C</w:t>
      </w:r>
      <w:r w:rsidDel="00000000" w:rsidR="00000000" w:rsidRPr="00000000">
        <w:rPr>
          <w:color w:val="000000"/>
          <w:rtl w:val="0"/>
        </w:rPr>
        <w:t xml:space="preserve">liente terá uma ou mais de suas fontes de dados prontas para importação antes do início dos Serviços Profissionais.  </w:t>
      </w:r>
    </w:p>
    <w:p w:rsidR="00000000" w:rsidDel="00000000" w:rsidP="00000000" w:rsidRDefault="00000000" w:rsidRPr="00000000" w14:paraId="000002DD">
      <w:pPr>
        <w:numPr>
          <w:ilvl w:val="0"/>
          <w:numId w:val="189"/>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Os dados externos importados como parte da automação devem estar no formato definido pel</w:t>
      </w:r>
      <w:r w:rsidDel="00000000" w:rsidR="00000000" w:rsidRPr="00000000">
        <w:rPr>
          <w:rtl w:val="0"/>
        </w:rPr>
        <w:t xml:space="preserve">a</w:t>
      </w:r>
      <w:r w:rsidDel="00000000" w:rsidR="00000000" w:rsidRPr="00000000">
        <w:rPr>
          <w:color w:val="000000"/>
          <w:rtl w:val="0"/>
        </w:rPr>
        <w:t xml:space="preserve"> SFDC (.csv). </w:t>
      </w:r>
    </w:p>
    <w:p w:rsidR="00000000" w:rsidDel="00000000" w:rsidP="00000000" w:rsidRDefault="00000000" w:rsidRPr="00000000" w14:paraId="000002DE">
      <w:pPr>
        <w:numPr>
          <w:ilvl w:val="0"/>
          <w:numId w:val="189"/>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O </w:t>
      </w:r>
      <w:r w:rsidDel="00000000" w:rsidR="00000000" w:rsidRPr="00000000">
        <w:rPr>
          <w:rtl w:val="0"/>
        </w:rPr>
        <w:t xml:space="preserve">C</w:t>
      </w:r>
      <w:r w:rsidDel="00000000" w:rsidR="00000000" w:rsidRPr="00000000">
        <w:rPr>
          <w:color w:val="000000"/>
          <w:rtl w:val="0"/>
        </w:rPr>
        <w:t xml:space="preserve">liente fornecerá </w:t>
      </w:r>
      <w:r w:rsidDel="00000000" w:rsidR="00000000" w:rsidRPr="00000000">
        <w:rPr>
          <w:rtl w:val="0"/>
        </w:rPr>
        <w:t xml:space="preserve">à</w:t>
      </w:r>
      <w:r w:rsidDel="00000000" w:rsidR="00000000" w:rsidRPr="00000000">
        <w:rPr>
          <w:color w:val="000000"/>
          <w:rtl w:val="0"/>
        </w:rPr>
        <w:t xml:space="preserve"> SFDC acesso às fontes de dados a serem integradas e aos pontos finais necessários.</w:t>
      </w:r>
    </w:p>
    <w:p w:rsidR="00000000" w:rsidDel="00000000" w:rsidP="00000000" w:rsidRDefault="00000000" w:rsidRPr="00000000" w14:paraId="000002DF">
      <w:pPr>
        <w:numPr>
          <w:ilvl w:val="0"/>
          <w:numId w:val="18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Fontes de dados não-API serão fornecidas no formato (.csv) definido pel</w:t>
      </w:r>
      <w:r w:rsidDel="00000000" w:rsidR="00000000" w:rsidRPr="00000000">
        <w:rPr>
          <w:rtl w:val="0"/>
        </w:rPr>
        <w:t xml:space="preserve">a</w:t>
      </w:r>
      <w:r w:rsidDel="00000000" w:rsidR="00000000" w:rsidRPr="00000000">
        <w:rPr>
          <w:color w:val="000000"/>
          <w:rtl w:val="0"/>
        </w:rPr>
        <w:t xml:space="preserve"> SFDC.</w:t>
      </w:r>
    </w:p>
    <w:p w:rsidR="00000000" w:rsidDel="00000000" w:rsidP="00000000" w:rsidRDefault="00000000" w:rsidRPr="00000000" w14:paraId="000002E0">
      <w:pPr>
        <w:pStyle w:val="Heading5"/>
        <w:spacing w:line="276" w:lineRule="auto"/>
        <w:rPr/>
      </w:pPr>
      <w:r w:rsidDel="00000000" w:rsidR="00000000" w:rsidRPr="00000000">
        <w:rPr>
          <w:rtl w:val="0"/>
        </w:rPr>
        <w:t xml:space="preserve">Qualidade dos Dados</w:t>
      </w:r>
    </w:p>
    <w:p w:rsidR="00000000" w:rsidDel="00000000" w:rsidP="00000000" w:rsidRDefault="00000000" w:rsidRPr="00000000" w14:paraId="000002E1">
      <w:pPr>
        <w:spacing w:after="0" w:lineRule="auto"/>
        <w:rPr>
          <w:b w:val="1"/>
        </w:rPr>
      </w:pPr>
      <w:r w:rsidDel="00000000" w:rsidR="00000000" w:rsidRPr="00000000">
        <w:rPr>
          <w:rtl w:val="0"/>
        </w:rPr>
        <w:t xml:space="preserve">O Cliente é responsável pela qualidade dos dados, incluindo mas não se limitando a:</w:t>
      </w:r>
      <w:r w:rsidDel="00000000" w:rsidR="00000000" w:rsidRPr="00000000">
        <w:rPr>
          <w:b w:val="1"/>
          <w:rtl w:val="0"/>
        </w:rPr>
        <w:t xml:space="preserve"> </w:t>
      </w:r>
    </w:p>
    <w:p w:rsidR="00000000" w:rsidDel="00000000" w:rsidP="00000000" w:rsidRDefault="00000000" w:rsidRPr="00000000" w14:paraId="000002E2">
      <w:pPr>
        <w:numPr>
          <w:ilvl w:val="0"/>
          <w:numId w:val="189"/>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Transformação de dados, limpeza, agregação, fusão e desduplicação da importação ou exportação do </w:t>
      </w:r>
      <w:r w:rsidDel="00000000" w:rsidR="00000000" w:rsidRPr="00000000">
        <w:rPr>
          <w:rtl w:val="0"/>
        </w:rPr>
        <w:t xml:space="preserve">C</w:t>
      </w:r>
      <w:r w:rsidDel="00000000" w:rsidR="00000000" w:rsidRPr="00000000">
        <w:rPr>
          <w:color w:val="000000"/>
          <w:rtl w:val="0"/>
        </w:rPr>
        <w:t xml:space="preserve">liente; </w:t>
      </w:r>
    </w:p>
    <w:p w:rsidR="00000000" w:rsidDel="00000000" w:rsidP="00000000" w:rsidRDefault="00000000" w:rsidRPr="00000000" w14:paraId="000002E3">
      <w:pPr>
        <w:numPr>
          <w:ilvl w:val="0"/>
          <w:numId w:val="189"/>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Configuração de dados, processamento de extratos e testes de garantia de qualidade dos dados antes de serem submetidos </w:t>
      </w:r>
      <w:r w:rsidDel="00000000" w:rsidR="00000000" w:rsidRPr="00000000">
        <w:rPr>
          <w:rtl w:val="0"/>
        </w:rPr>
        <w:t xml:space="preserve">à</w:t>
      </w:r>
      <w:r w:rsidDel="00000000" w:rsidR="00000000" w:rsidRPr="00000000">
        <w:rPr>
          <w:color w:val="000000"/>
          <w:rtl w:val="0"/>
        </w:rPr>
        <w:t xml:space="preserve"> SFDC;</w:t>
      </w:r>
    </w:p>
    <w:p w:rsidR="00000000" w:rsidDel="00000000" w:rsidP="00000000" w:rsidRDefault="00000000" w:rsidRPr="00000000" w14:paraId="000002E4">
      <w:pPr>
        <w:numPr>
          <w:ilvl w:val="0"/>
          <w:numId w:val="189"/>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Eliminação ou sobregravação de registros de dados; e</w:t>
      </w:r>
    </w:p>
    <w:p w:rsidR="00000000" w:rsidDel="00000000" w:rsidP="00000000" w:rsidRDefault="00000000" w:rsidRPr="00000000" w14:paraId="000002E5">
      <w:pPr>
        <w:numPr>
          <w:ilvl w:val="0"/>
          <w:numId w:val="18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Tarefas de integração de dados após os arquivos atingirem seus pontos finais definidos. </w:t>
      </w:r>
    </w:p>
    <w:p w:rsidR="00000000" w:rsidDel="00000000" w:rsidP="00000000" w:rsidRDefault="00000000" w:rsidRPr="00000000" w14:paraId="000002E6">
      <w:pPr>
        <w:pStyle w:val="Heading5"/>
        <w:spacing w:line="276" w:lineRule="auto"/>
        <w:rPr/>
      </w:pPr>
      <w:r w:rsidDel="00000000" w:rsidR="00000000" w:rsidRPr="00000000">
        <w:rPr>
          <w:rtl w:val="0"/>
        </w:rPr>
        <w:t xml:space="preserve">Ativos Criativos</w:t>
      </w:r>
    </w:p>
    <w:p w:rsidR="00000000" w:rsidDel="00000000" w:rsidP="00000000" w:rsidRDefault="00000000" w:rsidRPr="00000000" w14:paraId="000002E7">
      <w:pPr>
        <w:spacing w:after="0" w:lineRule="auto"/>
        <w:rPr/>
      </w:pPr>
      <w:r w:rsidDel="00000000" w:rsidR="00000000" w:rsidRPr="00000000">
        <w:rPr>
          <w:rtl w:val="0"/>
        </w:rPr>
        <w:t xml:space="preserve">O Cliente identificará, procurará e fornecerá à SFDC conteúdo criativo, incluindo mas não limitado a: </w:t>
      </w:r>
    </w:p>
    <w:p w:rsidR="00000000" w:rsidDel="00000000" w:rsidP="00000000" w:rsidRDefault="00000000" w:rsidRPr="00000000" w14:paraId="000002E8">
      <w:pPr>
        <w:numPr>
          <w:ilvl w:val="0"/>
          <w:numId w:val="189"/>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Copywriting e traduções de idiomas;</w:t>
      </w:r>
    </w:p>
    <w:p w:rsidR="00000000" w:rsidDel="00000000" w:rsidP="00000000" w:rsidRDefault="00000000" w:rsidRPr="00000000" w14:paraId="000002E9">
      <w:pPr>
        <w:numPr>
          <w:ilvl w:val="0"/>
          <w:numId w:val="189"/>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Projeto, desenvolvimento, conteúdo, diretrizes de marca; e </w:t>
      </w:r>
    </w:p>
    <w:p w:rsidR="00000000" w:rsidDel="00000000" w:rsidP="00000000" w:rsidRDefault="00000000" w:rsidRPr="00000000" w14:paraId="000002EA">
      <w:pPr>
        <w:numPr>
          <w:ilvl w:val="0"/>
          <w:numId w:val="18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Ativos gráficos incluindo, mas não limitados a: fontes, logotipos, links, fotografia de estoque, gráficos, código HTML e arquivos .PSD.</w:t>
      </w:r>
    </w:p>
    <w:p w:rsidR="00000000" w:rsidDel="00000000" w:rsidP="00000000" w:rsidRDefault="00000000" w:rsidRPr="00000000" w14:paraId="000002EB">
      <w:pPr>
        <w:pStyle w:val="Heading5"/>
        <w:rPr/>
      </w:pPr>
      <w:bookmarkStart w:colFirst="0" w:colLast="0" w:name="_heading=h.2s8eyo1" w:id="10"/>
      <w:bookmarkEnd w:id="10"/>
      <w:r w:rsidDel="00000000" w:rsidR="00000000" w:rsidRPr="00000000">
        <w:rPr>
          <w:rtl w:val="0"/>
        </w:rPr>
        <w:t xml:space="preserve">Uso de Serviços</w:t>
      </w:r>
    </w:p>
    <w:p w:rsidR="00000000" w:rsidDel="00000000" w:rsidP="00000000" w:rsidRDefault="00000000" w:rsidRPr="00000000" w14:paraId="000002EC">
      <w:pPr>
        <w:rPr/>
      </w:pPr>
      <w:r w:rsidDel="00000000" w:rsidR="00000000" w:rsidRPr="00000000">
        <w:rPr>
          <w:rtl w:val="0"/>
        </w:rPr>
        <w:t xml:space="preserve">O Cliente é responsável pelo uso e distribuição dos Entregas resultantes dos Serviços Profissionais, incluindo mas não se limitando ao cumprimento das leis aplicáveis e requisitos de licença (incluindo mas não se limitando à inclusão de quaisquer termos, tais como políticas de privacidade, e conformidade com termos de terceiros (termos do sistema operacional, etc.)).</w:t>
      </w:r>
    </w:p>
    <w:p w:rsidR="00000000" w:rsidDel="00000000" w:rsidP="00000000" w:rsidRDefault="00000000" w:rsidRPr="00000000" w14:paraId="000002ED">
      <w:pPr>
        <w:pStyle w:val="Heading5"/>
        <w:rPr/>
      </w:pPr>
      <w:bookmarkStart w:colFirst="0" w:colLast="0" w:name="_heading=h.17dp8vu" w:id="11"/>
      <w:bookmarkEnd w:id="11"/>
      <w:r w:rsidDel="00000000" w:rsidR="00000000" w:rsidRPr="00000000">
        <w:rPr>
          <w:rtl w:val="0"/>
        </w:rPr>
        <w:t xml:space="preserve">Terceiros</w:t>
      </w:r>
    </w:p>
    <w:p w:rsidR="00000000" w:rsidDel="00000000" w:rsidP="00000000" w:rsidRDefault="00000000" w:rsidRPr="00000000" w14:paraId="000002EE">
      <w:pPr>
        <w:spacing w:after="0" w:lineRule="auto"/>
        <w:rPr/>
      </w:pPr>
      <w:r w:rsidDel="00000000" w:rsidR="00000000" w:rsidRPr="00000000">
        <w:rPr>
          <w:rtl w:val="0"/>
        </w:rPr>
        <w:t xml:space="preserve">O Cliente é responsável pela aquisição, contratação, licenciamento e custos associados de aplicações de terceiros.  O Cliente é responsável pela integração com aplicações de terceiros. O Cliente é responsável pela coordenação e gestão de fornecedores ou fornecedores terceirizados que possam estar envolvidos no projeto.  A SFDC não é responsável por e não garante produtos ou serviços de terceiros.  </w:t>
      </w:r>
    </w:p>
    <w:p w:rsidR="00000000" w:rsidDel="00000000" w:rsidP="00000000" w:rsidRDefault="00000000" w:rsidRPr="00000000" w14:paraId="000002EF">
      <w:pPr>
        <w:spacing w:after="0" w:before="240" w:lineRule="auto"/>
        <w:rPr/>
      </w:pPr>
      <w:r w:rsidDel="00000000" w:rsidR="00000000" w:rsidRPr="00000000">
        <w:rPr>
          <w:rtl w:val="0"/>
        </w:rPr>
        <w:t xml:space="preserve">O Cliente reconhece e concorda que aplicações de terceiros, incluindo mas não se limitando a aplicações de terceiros disponíveis no AppExchange, e qualquer coisa relacionada ao desempenho ou funcionalidade de qualquer uma dessas aplicações, não é de responsabilidade da SFDC.  O Cliente é responsável pela instalação, implementação, configuração e manutenção para dar suporte a aplicações de terceiros.  O Cliente garantirá que as ferramentas de integração de terceiros e a infra-estrutura relacionada estejam instaladas dentro de prazos razoáveis para o desempenho dos Serviços Profissionais.  A SFDC não terá uma linha direta para fornecedores de APIs ou qualquer fornecedor de terceiros do Cliente ou acesso aos sistemas internos do Cliente (registros de defeitos, JIRA, etc.).  </w:t>
      </w:r>
    </w:p>
    <w:p w:rsidR="00000000" w:rsidDel="00000000" w:rsidP="00000000" w:rsidRDefault="00000000" w:rsidRPr="00000000" w14:paraId="000002F0">
      <w:pPr>
        <w:spacing w:after="0" w:before="240" w:lineRule="auto"/>
        <w:rPr/>
      </w:pPr>
      <w:r w:rsidDel="00000000" w:rsidR="00000000" w:rsidRPr="00000000">
        <w:rPr>
          <w:rtl w:val="0"/>
        </w:rPr>
        <w:t xml:space="preserve">Se necessário, o Cliente fornecerá acesso suficiente aos contatos de terceiros à SFDC, conforme exigido para que a SFDC cumpra suas obrigações aqui descritas.  A SFDC assumirá a direção ou atribuição dos Serviços Profissionais somente do Cliente e não do fornecedor terceirizado do Cliente. </w:t>
      </w:r>
    </w:p>
    <w:p w:rsidR="00000000" w:rsidDel="00000000" w:rsidP="00000000" w:rsidRDefault="00000000" w:rsidRPr="00000000" w14:paraId="000002F1">
      <w:pPr>
        <w:pStyle w:val="Heading2"/>
        <w:numPr>
          <w:ilvl w:val="1"/>
          <w:numId w:val="146"/>
        </w:numPr>
        <w:spacing w:line="276" w:lineRule="auto"/>
        <w:ind w:left="1026" w:hanging="576"/>
        <w:rPr/>
      </w:pPr>
      <w:r w:rsidDel="00000000" w:rsidR="00000000" w:rsidRPr="00000000">
        <w:rPr>
          <w:rtl w:val="0"/>
        </w:rPr>
        <w:t xml:space="preserve">Declarações do Cliente</w:t>
      </w:r>
    </w:p>
    <w:p w:rsidR="00000000" w:rsidDel="00000000" w:rsidP="00000000" w:rsidRDefault="00000000" w:rsidRPr="00000000" w14:paraId="000002F2">
      <w:pPr>
        <w:pStyle w:val="Heading5"/>
        <w:spacing w:line="276" w:lineRule="auto"/>
        <w:rPr>
          <w:b w:val="0"/>
          <w:sz w:val="24"/>
          <w:szCs w:val="24"/>
        </w:rPr>
      </w:pPr>
      <w:r w:rsidDel="00000000" w:rsidR="00000000" w:rsidRPr="00000000">
        <w:rPr>
          <w:rtl w:val="0"/>
        </w:rPr>
        <w:t xml:space="preserve">Recursos de SFDC.</w:t>
      </w:r>
      <w:r w:rsidDel="00000000" w:rsidR="00000000" w:rsidRPr="00000000">
        <w:rPr>
          <w:rtl w:val="0"/>
        </w:rPr>
      </w:r>
    </w:p>
    <w:p w:rsidR="00000000" w:rsidDel="00000000" w:rsidP="00000000" w:rsidRDefault="00000000" w:rsidRPr="00000000" w14:paraId="000002F3">
      <w:pPr>
        <w:numPr>
          <w:ilvl w:val="0"/>
          <w:numId w:val="189"/>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A execução desta SOW pelo </w:t>
      </w:r>
      <w:r w:rsidDel="00000000" w:rsidR="00000000" w:rsidRPr="00000000">
        <w:rPr>
          <w:rtl w:val="0"/>
        </w:rPr>
        <w:t xml:space="preserve">C</w:t>
      </w:r>
      <w:r w:rsidDel="00000000" w:rsidR="00000000" w:rsidRPr="00000000">
        <w:rPr>
          <w:color w:val="000000"/>
          <w:rtl w:val="0"/>
        </w:rPr>
        <w:t xml:space="preserve">liente constitui seu consentimento expresso para que </w:t>
      </w:r>
      <w:r w:rsidDel="00000000" w:rsidR="00000000" w:rsidRPr="00000000">
        <w:rPr>
          <w:rtl w:val="0"/>
        </w:rPr>
        <w:t xml:space="preserve">a</w:t>
      </w:r>
      <w:r w:rsidDel="00000000" w:rsidR="00000000" w:rsidRPr="00000000">
        <w:rPr>
          <w:color w:val="000000"/>
          <w:rtl w:val="0"/>
        </w:rPr>
        <w:t xml:space="preserve"> SFDC utilize subempreiteiros para realizar Serviços Profissionais. A SFDC será responsável pelo desempenho dos Serviços Profissionais por seu pessoal (incluindo funcionários e contratados) e seu cumprimento das obrigações </w:t>
      </w:r>
      <w:r w:rsidDel="00000000" w:rsidR="00000000" w:rsidRPr="00000000">
        <w:rPr>
          <w:rtl w:val="0"/>
        </w:rPr>
        <w:t xml:space="preserve">da </w:t>
      </w:r>
      <w:r w:rsidDel="00000000" w:rsidR="00000000" w:rsidRPr="00000000">
        <w:rPr>
          <w:color w:val="000000"/>
          <w:rtl w:val="0"/>
        </w:rPr>
        <w:t xml:space="preserve">SFDC sob esta SOW, exceto quando especificado de outra forma neste documento. </w:t>
      </w:r>
    </w:p>
    <w:p w:rsidR="00000000" w:rsidDel="00000000" w:rsidP="00000000" w:rsidRDefault="00000000" w:rsidRPr="00000000" w14:paraId="000002F4">
      <w:pPr>
        <w:numPr>
          <w:ilvl w:val="0"/>
          <w:numId w:val="189"/>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Todos os trabalhos conduzidos por recursos sob esta SOW são considerados serviços profissionais faturáveis e não estão relacionados a serviços habilitados fornecidos por programas SFDC (por exemplo, Suporte ao Produto, Sucesso do Cliente, etc.). O </w:t>
      </w:r>
      <w:r w:rsidDel="00000000" w:rsidR="00000000" w:rsidRPr="00000000">
        <w:rPr>
          <w:rtl w:val="0"/>
        </w:rPr>
        <w:t xml:space="preserve">C</w:t>
      </w:r>
      <w:r w:rsidDel="00000000" w:rsidR="00000000" w:rsidRPr="00000000">
        <w:rPr>
          <w:color w:val="000000"/>
          <w:rtl w:val="0"/>
        </w:rPr>
        <w:t xml:space="preserve">liente submeterá e supervisionará os casos de suporte técnico geral à equipe de suporte da Salesforce.  </w:t>
      </w:r>
      <w:r w:rsidDel="00000000" w:rsidR="00000000" w:rsidRPr="00000000">
        <w:rPr>
          <w:rtl w:val="0"/>
        </w:rPr>
        <w:t xml:space="preserve">A</w:t>
      </w:r>
      <w:r w:rsidDel="00000000" w:rsidR="00000000" w:rsidRPr="00000000">
        <w:rPr>
          <w:color w:val="000000"/>
          <w:rtl w:val="0"/>
        </w:rPr>
        <w:t xml:space="preserve"> SFDC não executará tarefas gerais de suporte técnico sob esta SOW. </w:t>
      </w:r>
    </w:p>
    <w:p w:rsidR="00000000" w:rsidDel="00000000" w:rsidP="00000000" w:rsidRDefault="00000000" w:rsidRPr="00000000" w14:paraId="000002F5">
      <w:pPr>
        <w:numPr>
          <w:ilvl w:val="0"/>
          <w:numId w:val="189"/>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A</w:t>
      </w:r>
      <w:r w:rsidDel="00000000" w:rsidR="00000000" w:rsidRPr="00000000">
        <w:rPr>
          <w:color w:val="000000"/>
          <w:rtl w:val="0"/>
        </w:rPr>
        <w:t xml:space="preserve"> SFDC fornecerá proficiência na Aplicação exclusivamente e não dá nenhuma garantia de que os recursos sejam proficientes em outras linguagens ou plataformas de programação. </w:t>
      </w:r>
    </w:p>
    <w:p w:rsidR="00000000" w:rsidDel="00000000" w:rsidP="00000000" w:rsidRDefault="00000000" w:rsidRPr="00000000" w14:paraId="000002F6">
      <w:pPr>
        <w:numPr>
          <w:ilvl w:val="0"/>
          <w:numId w:val="189"/>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Salvo acordo mútuo durante a etapa Definir, os Serviços Profissionais serão realizados durante o horário comercial normal (de segunda a sexta-feira, das </w:t>
      </w:r>
      <w:r w:rsidDel="00000000" w:rsidR="00000000" w:rsidRPr="00000000">
        <w:rPr>
          <w:rtl w:val="0"/>
        </w:rPr>
        <w:t xml:space="preserve">9</w:t>
      </w:r>
      <w:r w:rsidDel="00000000" w:rsidR="00000000" w:rsidRPr="00000000">
        <w:rPr>
          <w:color w:val="000000"/>
          <w:rtl w:val="0"/>
        </w:rPr>
        <w:t xml:space="preserve">h</w:t>
      </w:r>
      <w:r w:rsidDel="00000000" w:rsidR="00000000" w:rsidRPr="00000000">
        <w:rPr>
          <w:rtl w:val="0"/>
        </w:rPr>
        <w:t xml:space="preserve">0</w:t>
      </w:r>
      <w:r w:rsidDel="00000000" w:rsidR="00000000" w:rsidRPr="00000000">
        <w:rPr>
          <w:color w:val="000000"/>
          <w:rtl w:val="0"/>
        </w:rPr>
        <w:t xml:space="preserve">0 às 1</w:t>
      </w:r>
      <w:r w:rsidDel="00000000" w:rsidR="00000000" w:rsidRPr="00000000">
        <w:rPr>
          <w:rtl w:val="0"/>
        </w:rPr>
        <w:t xml:space="preserve">8</w:t>
      </w:r>
      <w:r w:rsidDel="00000000" w:rsidR="00000000" w:rsidRPr="00000000">
        <w:rPr>
          <w:color w:val="000000"/>
          <w:rtl w:val="0"/>
        </w:rPr>
        <w:t xml:space="preserve">h</w:t>
      </w:r>
      <w:r w:rsidDel="00000000" w:rsidR="00000000" w:rsidRPr="00000000">
        <w:rPr>
          <w:rtl w:val="0"/>
        </w:rPr>
        <w:t xml:space="preserve">0</w:t>
      </w:r>
      <w:r w:rsidDel="00000000" w:rsidR="00000000" w:rsidRPr="00000000">
        <w:rPr>
          <w:color w:val="000000"/>
          <w:rtl w:val="0"/>
        </w:rPr>
        <w:t xml:space="preserve">0 no fuso horário do local onde está localizado o recurso de Serviços Profissionais, salvo acordo em contrário por escrito entre as partes (basta um e-mail)), excluindo feriados.  A programação do trabalho fora desse horário comercial normal (</w:t>
      </w:r>
      <w:r w:rsidDel="00000000" w:rsidR="00000000" w:rsidRPr="00000000">
        <w:rPr>
          <w:b w:val="1"/>
          <w:color w:val="000000"/>
          <w:rtl w:val="0"/>
        </w:rPr>
        <w:t xml:space="preserve">"Trabalho fora do horário comercial"</w:t>
      </w:r>
      <w:r w:rsidDel="00000000" w:rsidR="00000000" w:rsidRPr="00000000">
        <w:rPr>
          <w:color w:val="000000"/>
          <w:rtl w:val="0"/>
        </w:rPr>
        <w:t xml:space="preserve">) requer considerações sobre o pessoal e precisa ser planejada com pelo menos vinte (20) dias úteis de antecedência da necessidade.</w:t>
      </w:r>
    </w:p>
    <w:p w:rsidR="00000000" w:rsidDel="00000000" w:rsidP="00000000" w:rsidRDefault="00000000" w:rsidRPr="00000000" w14:paraId="000002F7">
      <w:pPr>
        <w:spacing w:after="240" w:line="240" w:lineRule="auto"/>
        <w:jc w:val="left"/>
        <w:rPr/>
      </w:pPr>
      <w:r w:rsidDel="00000000" w:rsidR="00000000" w:rsidRPr="00000000">
        <w:rPr>
          <w:rtl w:val="0"/>
        </w:rPr>
      </w:r>
    </w:p>
    <w:p w:rsidR="00000000" w:rsidDel="00000000" w:rsidP="00000000" w:rsidRDefault="00000000" w:rsidRPr="00000000" w14:paraId="000002F8">
      <w:pPr>
        <w:pStyle w:val="Heading1"/>
        <w:numPr>
          <w:ilvl w:val="0"/>
          <w:numId w:val="146"/>
        </w:numPr>
        <w:ind w:left="432" w:hanging="432"/>
        <w:rPr/>
      </w:pPr>
      <w:bookmarkStart w:colFirst="0" w:colLast="0" w:name="_heading=h.3rdcrjn" w:id="12"/>
      <w:bookmarkEnd w:id="12"/>
      <w:r w:rsidDel="00000000" w:rsidR="00000000" w:rsidRPr="00000000">
        <w:rPr>
          <w:rtl w:val="0"/>
        </w:rPr>
        <w:t xml:space="preserve">Termos Gerais </w:t>
      </w:r>
    </w:p>
    <w:p w:rsidR="00000000" w:rsidDel="00000000" w:rsidP="00000000" w:rsidRDefault="00000000" w:rsidRPr="00000000" w14:paraId="000002F9">
      <w:pPr>
        <w:pStyle w:val="Heading2"/>
        <w:numPr>
          <w:ilvl w:val="1"/>
          <w:numId w:val="146"/>
        </w:numPr>
        <w:ind w:left="1026" w:hanging="576"/>
        <w:rPr/>
      </w:pPr>
      <w:bookmarkStart w:colFirst="0" w:colLast="0" w:name="_heading=h.26in1rg" w:id="13"/>
      <w:bookmarkEnd w:id="13"/>
      <w:r w:rsidDel="00000000" w:rsidR="00000000" w:rsidRPr="00000000">
        <w:rPr>
          <w:rtl w:val="0"/>
        </w:rPr>
        <w:t xml:space="preserve">Controle de Mudança</w:t>
      </w:r>
    </w:p>
    <w:p w:rsidR="00000000" w:rsidDel="00000000" w:rsidP="00000000" w:rsidRDefault="00000000" w:rsidRPr="00000000" w14:paraId="000002FA">
      <w:pPr>
        <w:rPr/>
      </w:pPr>
      <w:r w:rsidDel="00000000" w:rsidR="00000000" w:rsidRPr="00000000">
        <w:rPr>
          <w:rtl w:val="0"/>
        </w:rPr>
        <w:t xml:space="preserve">No caso de mudanças no escopo do trabalho ou em outros termos desta SOW, as partes trabalharão juntas de boa fé para acordar um Pedido de Mudança apropriado a esta SOW, seguindo o Processo de Controle de Mudança definido abaixo.  A SFDC não terá obrigação de executar serviços profissionais adicionais ou modificados na ausência de acordo sobre um Pedido de Mudança. </w:t>
      </w:r>
    </w:p>
    <w:p w:rsidR="00000000" w:rsidDel="00000000" w:rsidP="00000000" w:rsidRDefault="00000000" w:rsidRPr="00000000" w14:paraId="000002FB">
      <w:pPr>
        <w:rPr/>
      </w:pPr>
      <w:r w:rsidDel="00000000" w:rsidR="00000000" w:rsidRPr="00000000">
        <w:rPr>
          <w:rtl w:val="0"/>
        </w:rPr>
        <w:t xml:space="preserve">As taxas de Serviços Profissionais ou Termo SOW podem estar sujeitas a uma Ordem de Alteração no caso de uma mudança material nas informações fornecidas pelo Cliente à SFDC, </w:t>
      </w:r>
      <w:r w:rsidDel="00000000" w:rsidR="00000000" w:rsidRPr="00000000">
        <w:rPr>
          <w:rtl w:val="0"/>
        </w:rPr>
        <w:t xml:space="preserve">um evento imprevisto fora do controle da Salesforce ou não passível de antecipação pela Salesforce que mude materialmente as necessidades ou exigências de serviço do Cliente, uma mudança na lei, regulamentação ou aplicação que afete os Serviços Profissionais, ou um evento de força maior. </w:t>
      </w:r>
      <w:r w:rsidDel="00000000" w:rsidR="00000000" w:rsidRPr="00000000">
        <w:rPr>
          <w:rtl w:val="0"/>
        </w:rPr>
      </w:r>
    </w:p>
    <w:p w:rsidR="00000000" w:rsidDel="00000000" w:rsidP="00000000" w:rsidRDefault="00000000" w:rsidRPr="00000000" w14:paraId="000002FC">
      <w:pPr>
        <w:pStyle w:val="Heading5"/>
        <w:spacing w:line="276" w:lineRule="auto"/>
        <w:rPr>
          <w:b w:val="0"/>
        </w:rPr>
      </w:pPr>
      <w:r w:rsidDel="00000000" w:rsidR="00000000" w:rsidRPr="00000000">
        <w:rPr>
          <w:rtl w:val="0"/>
        </w:rPr>
        <w:t xml:space="preserve">Definições de Controle de Mudança</w:t>
      </w:r>
      <w:r w:rsidDel="00000000" w:rsidR="00000000" w:rsidRPr="00000000">
        <w:rPr>
          <w:rtl w:val="0"/>
        </w:rPr>
      </w:r>
    </w:p>
    <w:p w:rsidR="00000000" w:rsidDel="00000000" w:rsidP="00000000" w:rsidRDefault="00000000" w:rsidRPr="00000000" w14:paraId="000002FD">
      <w:pPr>
        <w:numPr>
          <w:ilvl w:val="0"/>
          <w:numId w:val="16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O "</w:t>
      </w:r>
      <w:r w:rsidDel="00000000" w:rsidR="00000000" w:rsidRPr="00000000">
        <w:rPr>
          <w:b w:val="1"/>
          <w:rtl w:val="0"/>
        </w:rPr>
        <w:t xml:space="preserve">Controle de Mudanças</w:t>
      </w:r>
      <w:r w:rsidDel="00000000" w:rsidR="00000000" w:rsidRPr="00000000">
        <w:rPr>
          <w:rtl w:val="0"/>
        </w:rPr>
        <w:t xml:space="preserve">" descreve o processo para gerenciar mudanças potenciais do projeto.</w:t>
      </w:r>
    </w:p>
    <w:p w:rsidR="00000000" w:rsidDel="00000000" w:rsidP="00000000" w:rsidRDefault="00000000" w:rsidRPr="00000000" w14:paraId="000002FE">
      <w:pPr>
        <w:numPr>
          <w:ilvl w:val="0"/>
          <w:numId w:val="16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rtl w:val="0"/>
        </w:rPr>
        <w:t xml:space="preserve">“Solicitação de Mudança"</w:t>
      </w:r>
      <w:r w:rsidDel="00000000" w:rsidR="00000000" w:rsidRPr="00000000">
        <w:rPr>
          <w:rtl w:val="0"/>
        </w:rPr>
        <w:t xml:space="preserve"> é uma solicitação informal do Cliente ou SFDC para modificar o escopo ou o cronograma ou orçamento dos Serviços Profissionais a serem prestados de acordo com esta SOW.</w:t>
      </w:r>
    </w:p>
    <w:p w:rsidR="00000000" w:rsidDel="00000000" w:rsidP="00000000" w:rsidRDefault="00000000" w:rsidRPr="00000000" w14:paraId="000002FF">
      <w:pPr>
        <w:numPr>
          <w:ilvl w:val="0"/>
          <w:numId w:val="16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w:t>
      </w:r>
      <w:r w:rsidDel="00000000" w:rsidR="00000000" w:rsidRPr="00000000">
        <w:rPr>
          <w:b w:val="1"/>
          <w:rtl w:val="0"/>
        </w:rPr>
        <w:t xml:space="preserve">Pedido de Mudança</w:t>
      </w:r>
      <w:r w:rsidDel="00000000" w:rsidR="00000000" w:rsidRPr="00000000">
        <w:rPr>
          <w:rtl w:val="0"/>
        </w:rPr>
        <w:t xml:space="preserve">" é uma emenda formal a esta SOW, conforme definido na Seção 1.3.</w:t>
      </w:r>
    </w:p>
    <w:p w:rsidR="00000000" w:rsidDel="00000000" w:rsidP="00000000" w:rsidRDefault="00000000" w:rsidRPr="00000000" w14:paraId="00000300">
      <w:pPr>
        <w:pStyle w:val="Heading5"/>
        <w:spacing w:line="276" w:lineRule="auto"/>
        <w:rPr>
          <w:b w:val="0"/>
        </w:rPr>
      </w:pPr>
      <w:r w:rsidDel="00000000" w:rsidR="00000000" w:rsidRPr="00000000">
        <w:rPr>
          <w:rtl w:val="0"/>
        </w:rPr>
        <w:t xml:space="preserve">Processo de Controle de Mudança</w:t>
      </w:r>
      <w:r w:rsidDel="00000000" w:rsidR="00000000" w:rsidRPr="00000000">
        <w:rPr>
          <w:rtl w:val="0"/>
        </w:rPr>
      </w:r>
    </w:p>
    <w:p w:rsidR="00000000" w:rsidDel="00000000" w:rsidP="00000000" w:rsidRDefault="00000000" w:rsidRPr="00000000" w14:paraId="00000301">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A SFDC continuará executando os Serviços Profissionais de acordo com esta SOW até que as partes concordem por escrito sobre a mudança no escopo do trabalho, recursos, programação, honorários e outros termos aplicáveis.  </w:t>
      </w:r>
    </w:p>
    <w:p w:rsidR="00000000" w:rsidDel="00000000" w:rsidP="00000000" w:rsidRDefault="00000000" w:rsidRPr="00000000" w14:paraId="00000302">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A seguir, apresentamos um resumo do processo a ser seguido caso se deseje uma mudança nesta SOW:</w:t>
      </w:r>
    </w:p>
    <w:p w:rsidR="00000000" w:rsidDel="00000000" w:rsidP="00000000" w:rsidRDefault="00000000" w:rsidRPr="00000000" w14:paraId="00000304">
      <w:pPr>
        <w:numPr>
          <w:ilvl w:val="0"/>
          <w:numId w:val="17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O Cliente ou SFDC apresenta uma Solicitação de Alteração por escrito (e-mail aceitável), incluindo o seguinte:  </w:t>
      </w:r>
    </w:p>
    <w:p w:rsidR="00000000" w:rsidDel="00000000" w:rsidP="00000000" w:rsidRDefault="00000000" w:rsidRPr="00000000" w14:paraId="00000305">
      <w:pPr>
        <w:numPr>
          <w:ilvl w:val="1"/>
          <w:numId w:val="57"/>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Descrição da mudança, detalhando o que é solicitado a ser emendado nesta SOW;</w:t>
      </w:r>
    </w:p>
    <w:p w:rsidR="00000000" w:rsidDel="00000000" w:rsidP="00000000" w:rsidRDefault="00000000" w:rsidRPr="00000000" w14:paraId="00000306">
      <w:pPr>
        <w:numPr>
          <w:ilvl w:val="1"/>
          <w:numId w:val="57"/>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Justificativa para a mudança; e</w:t>
      </w:r>
      <w:r w:rsidDel="00000000" w:rsidR="00000000" w:rsidRPr="00000000">
        <w:rPr>
          <w:rtl w:val="0"/>
        </w:rPr>
      </w:r>
    </w:p>
    <w:p w:rsidR="00000000" w:rsidDel="00000000" w:rsidP="00000000" w:rsidRDefault="00000000" w:rsidRPr="00000000" w14:paraId="00000307">
      <w:pPr>
        <w:numPr>
          <w:ilvl w:val="1"/>
          <w:numId w:val="57"/>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O impacto que a mudança pode ter sobre os Serviços Profissionais.</w:t>
      </w:r>
    </w:p>
    <w:p w:rsidR="00000000" w:rsidDel="00000000" w:rsidP="00000000" w:rsidRDefault="00000000" w:rsidRPr="00000000" w14:paraId="00000308">
      <w:pPr>
        <w:numPr>
          <w:ilvl w:val="0"/>
          <w:numId w:val="17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Tanto o Cliente quanto a SFDC revisam a Solicitação de Mudança para determinar os méritos da solicitação e o impacto no escopo, recursos, cronograma, taxas e outros termos e condições desta SOW que podem resultar da implementação da Solicitação de Mudança.  </w:t>
      </w:r>
    </w:p>
    <w:p w:rsidR="00000000" w:rsidDel="00000000" w:rsidP="00000000" w:rsidRDefault="00000000" w:rsidRPr="00000000" w14:paraId="00000309">
      <w:pPr>
        <w:numPr>
          <w:ilvl w:val="0"/>
          <w:numId w:val="17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As partes decidem aceitar ou rejeitar a mudança solicitada.</w:t>
      </w:r>
    </w:p>
    <w:p w:rsidR="00000000" w:rsidDel="00000000" w:rsidP="00000000" w:rsidRDefault="00000000" w:rsidRPr="00000000" w14:paraId="0000030A">
      <w:pPr>
        <w:numPr>
          <w:ilvl w:val="0"/>
          <w:numId w:val="17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Se aceito, a SFDC prepara uma Ordem de Alteração, que inclui uma descrição das alterações aplicáveis ao escopo, recursos planejados, cronograma, taxas e outros termos e condições. </w:t>
      </w:r>
    </w:p>
    <w:p w:rsidR="00000000" w:rsidDel="00000000" w:rsidP="00000000" w:rsidRDefault="00000000" w:rsidRPr="00000000" w14:paraId="0000030B">
      <w:pPr>
        <w:numPr>
          <w:ilvl w:val="0"/>
          <w:numId w:val="17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ASFDC executa o Pedido de Mudança e o envia ao Cliente.</w:t>
      </w:r>
    </w:p>
    <w:p w:rsidR="00000000" w:rsidDel="00000000" w:rsidP="00000000" w:rsidRDefault="00000000" w:rsidRPr="00000000" w14:paraId="0000030C">
      <w:pPr>
        <w:numPr>
          <w:ilvl w:val="0"/>
          <w:numId w:val="17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A Cliente executa o Pedido de Mudança e, se aplicável, gera um pedido de compra associado a esse Pedido de Mudança. </w:t>
      </w:r>
    </w:p>
    <w:p w:rsidR="00000000" w:rsidDel="00000000" w:rsidP="00000000" w:rsidRDefault="00000000" w:rsidRPr="00000000" w14:paraId="0000030D">
      <w:pPr>
        <w:numPr>
          <w:ilvl w:val="0"/>
          <w:numId w:val="17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Os Serviços Profissionais descritos no Pedido de Mudança totalmente executado serão executados pela SFDC e incluídos como parte desta SOW.  </w:t>
      </w:r>
    </w:p>
    <w:p w:rsidR="00000000" w:rsidDel="00000000" w:rsidP="00000000" w:rsidRDefault="00000000" w:rsidRPr="00000000" w14:paraId="0000030E">
      <w:pPr>
        <w:pStyle w:val="Heading2"/>
        <w:numPr>
          <w:ilvl w:val="1"/>
          <w:numId w:val="146"/>
        </w:numPr>
        <w:ind w:left="1026" w:hanging="576"/>
        <w:rPr/>
      </w:pPr>
      <w:r w:rsidDel="00000000" w:rsidR="00000000" w:rsidRPr="00000000">
        <w:rPr>
          <w:rtl w:val="0"/>
        </w:rPr>
        <w:t xml:space="preserve">Segmentação</w:t>
      </w:r>
      <w:r w:rsidDel="00000000" w:rsidR="00000000" w:rsidRPr="00000000">
        <w:rPr>
          <w:b w:val="0"/>
          <w:rtl w:val="0"/>
        </w:rPr>
        <w:t xml:space="preserve"> </w:t>
      </w:r>
      <w:r w:rsidDel="00000000" w:rsidR="00000000" w:rsidRPr="00000000">
        <w:rPr>
          <w:rtl w:val="0"/>
        </w:rPr>
        <w:t xml:space="preserve"> </w:t>
      </w:r>
    </w:p>
    <w:p w:rsidR="00000000" w:rsidDel="00000000" w:rsidP="00000000" w:rsidRDefault="00000000" w:rsidRPr="00000000" w14:paraId="0000030F">
      <w:pPr>
        <w:rPr/>
      </w:pPr>
      <w:r w:rsidDel="00000000" w:rsidR="00000000" w:rsidRPr="00000000">
        <w:rPr>
          <w:rtl w:val="0"/>
        </w:rPr>
        <w:t xml:space="preserve">O Cliente reconhece que esta SOW é limitada aos Serviços Profissionais e não transmite qualquer direito de uso da Aplicação.  Qualquer uso da Aplicação pelo Cliente será regido por um acordo separado.  O Cliente concorda que sua aquisição dos Serviços Profissionais não está condicionada à entrega de nenhuma funcionalidade ou características futuras da Aplicação (exceto os Produtos a serem entregues sob esta SOW, de acordo e sujeito aos termos desta SOW), ou a quaisquer comentários públicos orais ou escritos da SFDC a respeito de funcionalidades ou características futuras da Aplicação.</w:t>
      </w:r>
    </w:p>
    <w:p w:rsidR="00000000" w:rsidDel="00000000" w:rsidP="00000000" w:rsidRDefault="00000000" w:rsidRPr="00000000" w14:paraId="00000310">
      <w:pPr>
        <w:pStyle w:val="Heading2"/>
        <w:numPr>
          <w:ilvl w:val="1"/>
          <w:numId w:val="146"/>
        </w:numPr>
        <w:ind w:left="1026" w:hanging="576"/>
        <w:rPr/>
      </w:pPr>
      <w:bookmarkStart w:colFirst="0" w:colLast="0" w:name="_heading=h.lnxbz9" w:id="14"/>
      <w:bookmarkEnd w:id="14"/>
      <w:r w:rsidDel="00000000" w:rsidR="00000000" w:rsidRPr="00000000">
        <w:rPr>
          <w:rtl w:val="0"/>
        </w:rPr>
        <w:t xml:space="preserve">Aceitação</w:t>
      </w:r>
    </w:p>
    <w:p w:rsidR="00000000" w:rsidDel="00000000" w:rsidP="00000000" w:rsidRDefault="00000000" w:rsidRPr="00000000" w14:paraId="00000311">
      <w:pPr>
        <w:rPr/>
      </w:pPr>
      <w:r w:rsidDel="00000000" w:rsidR="00000000" w:rsidRPr="00000000">
        <w:rPr>
          <w:rtl w:val="0"/>
        </w:rPr>
        <w:t xml:space="preserve">Após a conclusão de cada Entregável, a SFDC, conforme aplicável: (a) enviará uma cópia completa de tal Entregável ao Cliente; e (b) a pedido do Cliente, demonstrará a funcionalidade de tal Entregável ao Cliente.  O Cliente é responsável por revisar e testar todos os Entregáveis de acordo com esta SOW de acordo com quaisquer critérios de aceitação e planos de teste mutuamente acordados por escrito pelas partes para tal Entregável.  O Cliente fornecerá à SFDC uma notificação por escrito de aceitação para cada Entregável imediatamente após a aceitação; no entanto, a falha em rejeitar um Entregável, como estabelecido abaixo, será considerada aceitação.  Se o Cliente, em seu julgamento razoável e de boa fé, determinar que qualquer Entregável submetido não satisfaz os critérios de aceitação acordados conforme especificado nesta SOW ou conforme mutuamente acordado por escrito pelas partes para tal Entregável, o Cliente deverá notificar a SFDC por escrito dentro de dez (10) dias úteis após o envio do Entregável pela SFDC, especificando as deficiências em detalhes.  A SFDC utilizará esforços comercialmente razoáveis para corrigir tais deficiências e reapresentar o Entregável ao Cliente tão logo seja praticável.  O Cliente revisará e testará novamente o Entregável contra tais critérios de aceitação acordados e detalhará quaisquer deficiências à SFDC por escrito dentro de dez (10) dias úteis após a reapresentação do Entregável.  Se um Entregável não atender a tais critérios de aceitação especificados nesta SOW após sua segunda (2º) reapresentação ao Cliente, o Cliente pode, como sua única e exclusiva solução: (i) rejeitar novamente o Entregável e devolvê-lo à SFDC para posterior correção e reapresentação de acordo com o processo descrito acima (e se o Entregável não for aceito após duas (2) reapresentações, a questão será encaminhada ao patrocinador executivo do Cliente para o projeto associado a esta SOW e ao Gerente de Projeto ou Gerente de Engajamento da SFDC), ou (ii) encerrar esta SOW imediatamente após notificação por escrito e recuperar todas as taxas de Serviços Profissionais pagas sob esta SOW por tal Entregável deficiente. </w:t>
      </w:r>
      <w:r w:rsidDel="00000000" w:rsidR="00000000" w:rsidRPr="00000000">
        <w:rPr>
          <w:rtl w:val="0"/>
        </w:rPr>
        <w:t xml:space="preserve"> Se as partes determinarem que os requisitos funcionais ou critérios de aceitação especificados nesta SOW exigem modificações, elas cooperarão de boa fé para executar uma Ordem de Alteração para tais requisitos ou critérios de aceitação revisados.</w:t>
      </w: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OBSERVAÇÃO: A aceitação das Histórias de Usuários desenvolvidas e demonstradas ao Cliente é um processo interativo, ao qual o anterior não se aplica.  Ao invés disso, o Cliente deve aceitar formalmente as Histórias de Usuários através do aplicativo de rastreamento (descrito na seção Entrega no Anexo 1) ou por escrito (e-mail aceitável).  No caso do Cliente não aceitar Histórias de Usuário sujeitas ao acima exposto, nem rejeitar Histórias de Usuário por escrito (e-mail aceitável), então tais Histórias de Usuário serão consideradas aceitas no primeiro de dez (10) dias úteis após a demonstração da História de Usuário ou dois (2) dias úteis após o final do Sprint (conforme definido no Apêndice 1) no qual a História de Usuário foi concluída.</w:t>
      </w:r>
      <w:r w:rsidDel="00000000" w:rsidR="00000000" w:rsidRPr="00000000">
        <w:rPr>
          <w:rtl w:val="0"/>
        </w:rPr>
      </w:r>
    </w:p>
    <w:p w:rsidR="00000000" w:rsidDel="00000000" w:rsidP="00000000" w:rsidRDefault="00000000" w:rsidRPr="00000000" w14:paraId="00000313">
      <w:pPr>
        <w:pStyle w:val="Heading2"/>
        <w:numPr>
          <w:ilvl w:val="1"/>
          <w:numId w:val="146"/>
        </w:numPr>
        <w:ind w:left="1026" w:hanging="576"/>
        <w:rPr/>
      </w:pPr>
      <w:bookmarkStart w:colFirst="0" w:colLast="0" w:name="_heading=h.35nkun2" w:id="15"/>
      <w:bookmarkEnd w:id="15"/>
      <w:r w:rsidDel="00000000" w:rsidR="00000000" w:rsidRPr="00000000">
        <w:rPr>
          <w:rtl w:val="0"/>
        </w:rPr>
        <w:t xml:space="preserve">Rescisão </w:t>
      </w:r>
    </w:p>
    <w:p w:rsidR="00000000" w:rsidDel="00000000" w:rsidP="00000000" w:rsidRDefault="00000000" w:rsidRPr="00000000" w14:paraId="00000314">
      <w:pPr>
        <w:pBdr>
          <w:top w:space="0" w:sz="0" w:val="nil"/>
          <w:left w:space="0" w:sz="0" w:val="nil"/>
          <w:bottom w:space="0" w:sz="0" w:val="nil"/>
          <w:right w:space="0" w:sz="0" w:val="nil"/>
          <w:between w:space="0" w:sz="0" w:val="nil"/>
        </w:pBdr>
        <w:rPr>
          <w:color w:val="000000"/>
          <w:highlight w:val="yellow"/>
        </w:rPr>
      </w:pPr>
      <w:r w:rsidDel="00000000" w:rsidR="00000000" w:rsidRPr="00000000">
        <w:rPr>
          <w:rtl w:val="0"/>
        </w:rPr>
        <w:t xml:space="preserve">Esta SOW não poderá ser rescindida imotivadamente pelas Partes. </w:t>
      </w:r>
      <w:r w:rsidDel="00000000" w:rsidR="00000000" w:rsidRPr="00000000">
        <w:rPr>
          <w:color w:val="000000"/>
          <w:rtl w:val="0"/>
        </w:rPr>
        <w:t xml:space="preserve">Qualquer uma das partes pode rescindir esta SOW por justa causa: (i) mediante notificação escrita à outra parte, com trinta (30) dias de antecedência, de uma violação material, se tal violação permanecer não curada no vencimento de tal período, ou (ii) se a outra parte se tornar objeto de um pedido de falência ou de qualquer outro processo relativo a insolvência, recuperação judicial, liquidação ou cessão em benefício dos credores.</w:t>
      </w:r>
      <w:r w:rsidDel="00000000" w:rsidR="00000000" w:rsidRPr="00000000">
        <w:rPr>
          <w:rtl w:val="0"/>
        </w:rPr>
      </w:r>
    </w:p>
    <w:p w:rsidR="00000000" w:rsidDel="00000000" w:rsidP="00000000" w:rsidRDefault="00000000" w:rsidRPr="00000000" w14:paraId="00000315">
      <w:pPr>
        <w:pStyle w:val="Heading2"/>
        <w:numPr>
          <w:ilvl w:val="1"/>
          <w:numId w:val="146"/>
        </w:numPr>
        <w:ind w:left="1026" w:hanging="576"/>
        <w:rPr/>
      </w:pPr>
      <w:bookmarkStart w:colFirst="0" w:colLast="0" w:name="_heading=h.1ksv4uv" w:id="16"/>
      <w:bookmarkEnd w:id="16"/>
      <w:r w:rsidDel="00000000" w:rsidR="00000000" w:rsidRPr="00000000">
        <w:rPr>
          <w:rtl w:val="0"/>
        </w:rPr>
        <w:t xml:space="preserve">Geral</w:t>
      </w:r>
    </w:p>
    <w:p w:rsidR="00000000" w:rsidDel="00000000" w:rsidP="00000000" w:rsidRDefault="00000000" w:rsidRPr="00000000" w14:paraId="00000316">
      <w:pPr>
        <w:pBdr>
          <w:top w:space="0" w:sz="0" w:val="nil"/>
          <w:left w:space="0" w:sz="0" w:val="nil"/>
          <w:bottom w:space="0" w:sz="0" w:val="nil"/>
          <w:right w:space="0" w:sz="0" w:val="nil"/>
          <w:between w:space="0" w:sz="0" w:val="nil"/>
        </w:pBdr>
        <w:rPr/>
      </w:pPr>
      <w:r w:rsidDel="00000000" w:rsidR="00000000" w:rsidRPr="00000000">
        <w:rPr>
          <w:rtl w:val="0"/>
        </w:rPr>
        <w:t xml:space="preserve">Para fins de esclarecimento, as condições acordadas sob este SOW prevalecerão sobre as condições do Contrato em caso de qualquer conflito.</w:t>
      </w:r>
    </w:p>
    <w:p w:rsidR="00000000" w:rsidDel="00000000" w:rsidP="00000000" w:rsidRDefault="00000000" w:rsidRPr="00000000" w14:paraId="0000031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Esta SOW pode ser assinada em contrapartidas, cada uma das quais será considerada como original.  Esta SOW está sujeita aos termos e condições do Contrato, exceto na medida em que o contrário esteja expressamente estabelecido nesta SOW.  No caso de um conflito entre qualquer termo desta SOW e o Contrato, os termos desta SOW controlarão.  </w:t>
      </w:r>
    </w:p>
    <w:p w:rsidR="00000000" w:rsidDel="00000000" w:rsidP="00000000" w:rsidRDefault="00000000" w:rsidRPr="00000000" w14:paraId="0000031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EM TESTEMUNHO DO QUE, as partes fizeram com que esta SOW fosse executada por seus respectivos representantes devidamente autorizados, conforme identificado abaixo.</w:t>
      </w:r>
    </w:p>
    <w:tbl>
      <w:tblPr>
        <w:tblStyle w:val="Table8"/>
        <w:tblW w:w="10443.0" w:type="dxa"/>
        <w:jc w:val="left"/>
        <w:tblInd w:w="-12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46"/>
        <w:gridCol w:w="3736"/>
        <w:gridCol w:w="485"/>
        <w:gridCol w:w="1239"/>
        <w:gridCol w:w="3737"/>
        <w:tblGridChange w:id="0">
          <w:tblGrid>
            <w:gridCol w:w="1246"/>
            <w:gridCol w:w="3736"/>
            <w:gridCol w:w="485"/>
            <w:gridCol w:w="1239"/>
            <w:gridCol w:w="3737"/>
          </w:tblGrid>
        </w:tblGridChange>
      </w:tblGrid>
      <w:tr>
        <w:trPr>
          <w:cantSplit w:val="0"/>
          <w:trHeight w:val="359" w:hRule="atLeast"/>
          <w:tblHeader w:val="0"/>
        </w:trPr>
        <w:tc>
          <w:tcPr>
            <w:gridSpan w:val="2"/>
            <w:tcBorders>
              <w:top w:color="bfbfbf" w:space="0" w:sz="4" w:val="single"/>
              <w:left w:color="bfbfbf" w:space="0" w:sz="4" w:val="single"/>
              <w:bottom w:color="bfbfbf" w:space="0" w:sz="4" w:val="single"/>
              <w:right w:color="bfbfbf" w:space="0" w:sz="4" w:val="single"/>
            </w:tcBorders>
            <w:shd w:fill="0078a7" w:val="clear"/>
            <w:vAlign w:val="center"/>
          </w:tcPr>
          <w:p w:rsidR="00000000" w:rsidDel="00000000" w:rsidP="00000000" w:rsidRDefault="00000000" w:rsidRPr="00000000" w14:paraId="00000319">
            <w:pPr>
              <w:pBdr>
                <w:top w:space="0" w:sz="0" w:val="nil"/>
                <w:left w:space="0" w:sz="0" w:val="nil"/>
                <w:bottom w:space="0" w:sz="0" w:val="nil"/>
                <w:right w:space="0" w:sz="0" w:val="nil"/>
                <w:between w:space="0" w:sz="0" w:val="nil"/>
              </w:pBdr>
              <w:jc w:val="left"/>
              <w:rPr>
                <w:b w:val="1"/>
                <w:color w:val="f2f2f2"/>
              </w:rPr>
            </w:pPr>
            <w:r w:rsidDel="00000000" w:rsidR="00000000" w:rsidRPr="00000000">
              <w:rPr>
                <w:b w:val="1"/>
                <w:color w:val="f2f2f2"/>
                <w:rtl w:val="0"/>
              </w:rPr>
              <w:t xml:space="preserve">Cliente</w:t>
            </w:r>
          </w:p>
        </w:tc>
        <w:tc>
          <w:tcPr>
            <w:tcBorders>
              <w:left w:color="bfbfbf" w:space="0" w:sz="4" w:val="single"/>
              <w:right w:color="bfbfbf" w:space="0" w:sz="4" w:val="single"/>
            </w:tcBorders>
            <w:shd w:fill="ffffff" w:val="clear"/>
            <w:vAlign w:val="center"/>
          </w:tcPr>
          <w:p w:rsidR="00000000" w:rsidDel="00000000" w:rsidP="00000000" w:rsidRDefault="00000000" w:rsidRPr="00000000" w14:paraId="0000031B">
            <w:pPr>
              <w:pBdr>
                <w:top w:space="0" w:sz="0" w:val="nil"/>
                <w:left w:space="0" w:sz="0" w:val="nil"/>
                <w:bottom w:space="0" w:sz="0" w:val="nil"/>
                <w:right w:space="0" w:sz="0" w:val="nil"/>
                <w:between w:space="0" w:sz="0" w:val="nil"/>
              </w:pBdr>
              <w:jc w:val="left"/>
              <w:rPr>
                <w:b w:val="1"/>
                <w:color w:val="f2f2f2"/>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0078a7" w:val="clear"/>
            <w:vAlign w:val="center"/>
          </w:tcPr>
          <w:p w:rsidR="00000000" w:rsidDel="00000000" w:rsidP="00000000" w:rsidRDefault="00000000" w:rsidRPr="00000000" w14:paraId="0000031C">
            <w:pPr>
              <w:pBdr>
                <w:top w:space="0" w:sz="0" w:val="nil"/>
                <w:left w:space="0" w:sz="0" w:val="nil"/>
                <w:bottom w:space="0" w:sz="0" w:val="nil"/>
                <w:right w:space="0" w:sz="0" w:val="nil"/>
                <w:between w:space="0" w:sz="0" w:val="nil"/>
              </w:pBdr>
              <w:jc w:val="left"/>
              <w:rPr>
                <w:b w:val="1"/>
                <w:color w:val="f2f2f2"/>
              </w:rPr>
            </w:pPr>
            <w:r w:rsidDel="00000000" w:rsidR="00000000" w:rsidRPr="00000000">
              <w:rPr>
                <w:b w:val="1"/>
                <w:color w:val="f2f2f2"/>
                <w:rtl w:val="0"/>
              </w:rPr>
              <w:t xml:space="preserve">SFDC</w:t>
            </w:r>
          </w:p>
        </w:tc>
      </w:tr>
      <w:tr>
        <w:trPr>
          <w:cantSplit w:val="0"/>
          <w:trHeight w:val="72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31E">
            <w:pPr>
              <w:pBdr>
                <w:top w:space="0" w:sz="0" w:val="nil"/>
                <w:left w:space="0" w:sz="0" w:val="nil"/>
                <w:bottom w:space="0" w:sz="0" w:val="nil"/>
                <w:right w:space="0" w:sz="0" w:val="nil"/>
                <w:between w:space="0" w:sz="0" w:val="nil"/>
              </w:pBdr>
              <w:spacing w:after="60" w:lineRule="auto"/>
              <w:jc w:val="left"/>
              <w:rPr>
                <w:color w:val="000000"/>
                <w:sz w:val="16"/>
                <w:szCs w:val="16"/>
              </w:rPr>
            </w:pPr>
            <w:r w:rsidDel="00000000" w:rsidR="00000000" w:rsidRPr="00000000">
              <w:rPr>
                <w:color w:val="000000"/>
                <w:sz w:val="16"/>
                <w:szCs w:val="16"/>
                <w:rtl w:val="0"/>
              </w:rPr>
              <w:t xml:space="preserve">Assinatura de Autorização</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31F">
            <w:pPr>
              <w:pBdr>
                <w:top w:space="0" w:sz="0" w:val="nil"/>
                <w:left w:space="0" w:sz="0" w:val="nil"/>
                <w:bottom w:space="0" w:sz="0" w:val="nil"/>
                <w:right w:space="0" w:sz="0" w:val="nil"/>
                <w:between w:space="0" w:sz="0" w:val="nil"/>
              </w:pBdr>
              <w:spacing w:after="60" w:lineRule="auto"/>
              <w:jc w:val="left"/>
              <w:rPr>
                <w:color w:val="000000"/>
                <w:sz w:val="16"/>
                <w:szCs w:val="16"/>
              </w:rPr>
            </w:pPr>
            <w:r w:rsidDel="00000000" w:rsidR="00000000" w:rsidRPr="00000000">
              <w:rPr>
                <w:rtl w:val="0"/>
              </w:rPr>
            </w:r>
          </w:p>
        </w:tc>
        <w:tc>
          <w:tcPr>
            <w:tcBorders>
              <w:left w:color="bfbfbf" w:space="0" w:sz="4" w:val="single"/>
              <w:right w:color="bfbfbf" w:space="0" w:sz="4" w:val="single"/>
            </w:tcBorders>
            <w:shd w:fill="ffffff" w:val="clear"/>
            <w:vAlign w:val="center"/>
          </w:tcPr>
          <w:p w:rsidR="00000000" w:rsidDel="00000000" w:rsidP="00000000" w:rsidRDefault="00000000" w:rsidRPr="00000000" w14:paraId="00000320">
            <w:pPr>
              <w:pBdr>
                <w:top w:space="0" w:sz="0" w:val="nil"/>
                <w:left w:space="0" w:sz="0" w:val="nil"/>
                <w:bottom w:space="0" w:sz="0" w:val="nil"/>
                <w:right w:space="0" w:sz="0" w:val="nil"/>
                <w:between w:space="0" w:sz="0" w:val="nil"/>
              </w:pBdr>
              <w:spacing w:after="60" w:lineRule="auto"/>
              <w:jc w:val="left"/>
              <w:rPr>
                <w:color w:val="000000"/>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321">
            <w:pPr>
              <w:pBdr>
                <w:top w:space="0" w:sz="0" w:val="nil"/>
                <w:left w:space="0" w:sz="0" w:val="nil"/>
                <w:bottom w:space="0" w:sz="0" w:val="nil"/>
                <w:right w:space="0" w:sz="0" w:val="nil"/>
                <w:between w:space="0" w:sz="0" w:val="nil"/>
              </w:pBdr>
              <w:spacing w:after="60" w:lineRule="auto"/>
              <w:jc w:val="left"/>
              <w:rPr>
                <w:color w:val="000000"/>
                <w:sz w:val="16"/>
                <w:szCs w:val="16"/>
              </w:rPr>
            </w:pPr>
            <w:r w:rsidDel="00000000" w:rsidR="00000000" w:rsidRPr="00000000">
              <w:rPr>
                <w:color w:val="000000"/>
                <w:sz w:val="16"/>
                <w:szCs w:val="16"/>
                <w:rtl w:val="0"/>
              </w:rPr>
              <w:t xml:space="preserve">Assinatura de Autorização</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322">
            <w:pPr>
              <w:pBdr>
                <w:top w:space="0" w:sz="0" w:val="nil"/>
                <w:left w:space="0" w:sz="0" w:val="nil"/>
                <w:bottom w:space="0" w:sz="0" w:val="nil"/>
                <w:right w:space="0" w:sz="0" w:val="nil"/>
                <w:between w:space="0" w:sz="0" w:val="nil"/>
              </w:pBdr>
              <w:spacing w:after="60" w:lineRule="auto"/>
              <w:ind w:left="158" w:hanging="360"/>
              <w:rPr>
                <w:color w:val="000000"/>
                <w:sz w:val="16"/>
                <w:szCs w:val="16"/>
              </w:rPr>
            </w:pPr>
            <w:r w:rsidDel="00000000" w:rsidR="00000000" w:rsidRPr="00000000">
              <w:rPr>
                <w:rtl w:val="0"/>
              </w:rPr>
            </w:r>
          </w:p>
        </w:tc>
      </w:tr>
      <w:tr>
        <w:trPr>
          <w:cantSplit w:val="0"/>
          <w:trHeight w:val="77" w:hRule="atLeast"/>
          <w:tblHeader w:val="0"/>
        </w:trPr>
        <w:tc>
          <w:tcPr>
            <w:tcBorders>
              <w:top w:color="bfbfbf" w:space="0" w:sz="4" w:val="single"/>
              <w:left w:color="bfbfbf" w:space="0" w:sz="4" w:val="single"/>
              <w:bottom w:color="bfbfbf" w:space="0" w:sz="4" w:val="single"/>
              <w:right w:color="bfbfbf" w:space="0" w:sz="4" w:val="single"/>
            </w:tcBorders>
            <w:shd w:fill="f1f2ee" w:val="clear"/>
            <w:vAlign w:val="center"/>
          </w:tcPr>
          <w:p w:rsidR="00000000" w:rsidDel="00000000" w:rsidP="00000000" w:rsidRDefault="00000000" w:rsidRPr="00000000" w14:paraId="00000323">
            <w:pPr>
              <w:pBdr>
                <w:top w:space="0" w:sz="0" w:val="nil"/>
                <w:left w:space="0" w:sz="0" w:val="nil"/>
                <w:bottom w:space="0" w:sz="0" w:val="nil"/>
                <w:right w:space="0" w:sz="0" w:val="nil"/>
                <w:between w:space="0" w:sz="0" w:val="nil"/>
              </w:pBdr>
              <w:spacing w:after="60" w:lineRule="auto"/>
              <w:jc w:val="left"/>
              <w:rPr>
                <w:color w:val="000000"/>
                <w:sz w:val="16"/>
                <w:szCs w:val="16"/>
              </w:rPr>
            </w:pPr>
            <w:r w:rsidDel="00000000" w:rsidR="00000000" w:rsidRPr="00000000">
              <w:rPr>
                <w:color w:val="000000"/>
                <w:sz w:val="16"/>
                <w:szCs w:val="16"/>
                <w:rtl w:val="0"/>
              </w:rPr>
              <w:t xml:space="preserve">Nome</w:t>
            </w:r>
          </w:p>
        </w:tc>
        <w:tc>
          <w:tcPr>
            <w:tcBorders>
              <w:top w:color="bfbfbf" w:space="0" w:sz="4" w:val="single"/>
              <w:left w:color="bfbfbf" w:space="0" w:sz="4" w:val="single"/>
              <w:bottom w:color="bfbfbf" w:space="0" w:sz="4" w:val="single"/>
              <w:right w:color="bfbfbf" w:space="0" w:sz="4" w:val="single"/>
            </w:tcBorders>
            <w:shd w:fill="f1f2ee" w:val="clear"/>
            <w:vAlign w:val="center"/>
          </w:tcPr>
          <w:p w:rsidR="00000000" w:rsidDel="00000000" w:rsidP="00000000" w:rsidRDefault="00000000" w:rsidRPr="00000000" w14:paraId="00000324">
            <w:pPr>
              <w:pBdr>
                <w:top w:space="0" w:sz="0" w:val="nil"/>
                <w:left w:space="0" w:sz="0" w:val="nil"/>
                <w:bottom w:space="0" w:sz="0" w:val="nil"/>
                <w:right w:space="0" w:sz="0" w:val="nil"/>
                <w:between w:space="0" w:sz="0" w:val="nil"/>
              </w:pBdr>
              <w:spacing w:after="60" w:lineRule="auto"/>
              <w:jc w:val="left"/>
              <w:rPr>
                <w:color w:val="000000"/>
                <w:sz w:val="16"/>
                <w:szCs w:val="16"/>
              </w:rPr>
            </w:pPr>
            <w:r w:rsidDel="00000000" w:rsidR="00000000" w:rsidRPr="00000000">
              <w:rPr>
                <w:rtl w:val="0"/>
              </w:rPr>
            </w:r>
          </w:p>
        </w:tc>
        <w:tc>
          <w:tcPr>
            <w:tcBorders>
              <w:left w:color="bfbfbf" w:space="0" w:sz="4" w:val="single"/>
              <w:right w:color="bfbfbf" w:space="0" w:sz="4" w:val="single"/>
            </w:tcBorders>
            <w:shd w:fill="ffffff" w:val="clear"/>
            <w:vAlign w:val="center"/>
          </w:tcPr>
          <w:p w:rsidR="00000000" w:rsidDel="00000000" w:rsidP="00000000" w:rsidRDefault="00000000" w:rsidRPr="00000000" w14:paraId="00000325">
            <w:pPr>
              <w:pBdr>
                <w:top w:space="0" w:sz="0" w:val="nil"/>
                <w:left w:space="0" w:sz="0" w:val="nil"/>
                <w:bottom w:space="0" w:sz="0" w:val="nil"/>
                <w:right w:space="0" w:sz="0" w:val="nil"/>
                <w:between w:space="0" w:sz="0" w:val="nil"/>
              </w:pBdr>
              <w:spacing w:after="60" w:lineRule="auto"/>
              <w:jc w:val="left"/>
              <w:rPr>
                <w:color w:val="000000"/>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1f2ee" w:val="clear"/>
            <w:vAlign w:val="center"/>
          </w:tcPr>
          <w:p w:rsidR="00000000" w:rsidDel="00000000" w:rsidP="00000000" w:rsidRDefault="00000000" w:rsidRPr="00000000" w14:paraId="00000326">
            <w:pPr>
              <w:pBdr>
                <w:top w:space="0" w:sz="0" w:val="nil"/>
                <w:left w:space="0" w:sz="0" w:val="nil"/>
                <w:bottom w:space="0" w:sz="0" w:val="nil"/>
                <w:right w:space="0" w:sz="0" w:val="nil"/>
                <w:between w:space="0" w:sz="0" w:val="nil"/>
              </w:pBdr>
              <w:spacing w:after="60" w:lineRule="auto"/>
              <w:jc w:val="left"/>
              <w:rPr>
                <w:color w:val="000000"/>
                <w:sz w:val="16"/>
                <w:szCs w:val="16"/>
              </w:rPr>
            </w:pPr>
            <w:r w:rsidDel="00000000" w:rsidR="00000000" w:rsidRPr="00000000">
              <w:rPr>
                <w:color w:val="000000"/>
                <w:sz w:val="16"/>
                <w:szCs w:val="16"/>
                <w:rtl w:val="0"/>
              </w:rPr>
              <w:t xml:space="preserve">Nome</w:t>
            </w:r>
          </w:p>
        </w:tc>
        <w:tc>
          <w:tcPr>
            <w:tcBorders>
              <w:top w:color="bfbfbf" w:space="0" w:sz="4" w:val="single"/>
              <w:left w:color="bfbfbf" w:space="0" w:sz="4" w:val="single"/>
              <w:bottom w:color="bfbfbf" w:space="0" w:sz="4" w:val="single"/>
              <w:right w:color="bfbfbf" w:space="0" w:sz="4" w:val="single"/>
            </w:tcBorders>
            <w:shd w:fill="f1f2ee" w:val="clear"/>
            <w:vAlign w:val="center"/>
          </w:tcPr>
          <w:p w:rsidR="00000000" w:rsidDel="00000000" w:rsidP="00000000" w:rsidRDefault="00000000" w:rsidRPr="00000000" w14:paraId="00000327">
            <w:pPr>
              <w:pBdr>
                <w:top w:space="0" w:sz="0" w:val="nil"/>
                <w:left w:space="0" w:sz="0" w:val="nil"/>
                <w:bottom w:space="0" w:sz="0" w:val="nil"/>
                <w:right w:space="0" w:sz="0" w:val="nil"/>
                <w:between w:space="0" w:sz="0" w:val="nil"/>
              </w:pBdr>
              <w:spacing w:after="60" w:lineRule="auto"/>
              <w:jc w:val="left"/>
              <w:rPr>
                <w:color w:val="000000"/>
                <w:sz w:val="16"/>
                <w:szCs w:val="16"/>
              </w:rPr>
            </w:pPr>
            <w:r w:rsidDel="00000000" w:rsidR="00000000" w:rsidRPr="00000000">
              <w:rPr>
                <w:rtl w:val="0"/>
              </w:rPr>
            </w:r>
          </w:p>
        </w:tc>
      </w:tr>
      <w:tr>
        <w:trPr>
          <w:cantSplit w:val="0"/>
          <w:trHeight w:val="77"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328">
            <w:pPr>
              <w:pBdr>
                <w:top w:space="0" w:sz="0" w:val="nil"/>
                <w:left w:space="0" w:sz="0" w:val="nil"/>
                <w:bottom w:space="0" w:sz="0" w:val="nil"/>
                <w:right w:space="0" w:sz="0" w:val="nil"/>
                <w:between w:space="0" w:sz="0" w:val="nil"/>
              </w:pBdr>
              <w:spacing w:after="60" w:lineRule="auto"/>
              <w:jc w:val="left"/>
              <w:rPr>
                <w:color w:val="000000"/>
                <w:sz w:val="16"/>
                <w:szCs w:val="16"/>
              </w:rPr>
            </w:pPr>
            <w:r w:rsidDel="00000000" w:rsidR="00000000" w:rsidRPr="00000000">
              <w:rPr>
                <w:color w:val="000000"/>
                <w:sz w:val="16"/>
                <w:szCs w:val="16"/>
                <w:rtl w:val="0"/>
              </w:rPr>
              <w:t xml:space="preserve">Título</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329">
            <w:pPr>
              <w:pBdr>
                <w:top w:space="0" w:sz="0" w:val="nil"/>
                <w:left w:space="0" w:sz="0" w:val="nil"/>
                <w:bottom w:space="0" w:sz="0" w:val="nil"/>
                <w:right w:space="0" w:sz="0" w:val="nil"/>
                <w:between w:space="0" w:sz="0" w:val="nil"/>
              </w:pBdr>
              <w:spacing w:after="60" w:lineRule="auto"/>
              <w:jc w:val="left"/>
              <w:rPr>
                <w:color w:val="000000"/>
                <w:sz w:val="16"/>
                <w:szCs w:val="16"/>
              </w:rPr>
            </w:pPr>
            <w:r w:rsidDel="00000000" w:rsidR="00000000" w:rsidRPr="00000000">
              <w:rPr>
                <w:rtl w:val="0"/>
              </w:rPr>
            </w:r>
          </w:p>
        </w:tc>
        <w:tc>
          <w:tcPr>
            <w:tcBorders>
              <w:left w:color="bfbfbf" w:space="0" w:sz="4" w:val="single"/>
              <w:right w:color="bfbfbf" w:space="0" w:sz="4" w:val="single"/>
            </w:tcBorders>
            <w:shd w:fill="ffffff" w:val="clear"/>
            <w:vAlign w:val="center"/>
          </w:tcPr>
          <w:p w:rsidR="00000000" w:rsidDel="00000000" w:rsidP="00000000" w:rsidRDefault="00000000" w:rsidRPr="00000000" w14:paraId="0000032A">
            <w:pPr>
              <w:pBdr>
                <w:top w:space="0" w:sz="0" w:val="nil"/>
                <w:left w:space="0" w:sz="0" w:val="nil"/>
                <w:bottom w:space="0" w:sz="0" w:val="nil"/>
                <w:right w:space="0" w:sz="0" w:val="nil"/>
                <w:between w:space="0" w:sz="0" w:val="nil"/>
              </w:pBdr>
              <w:spacing w:after="60" w:lineRule="auto"/>
              <w:jc w:val="left"/>
              <w:rPr>
                <w:color w:val="000000"/>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32B">
            <w:pPr>
              <w:pBdr>
                <w:top w:space="0" w:sz="0" w:val="nil"/>
                <w:left w:space="0" w:sz="0" w:val="nil"/>
                <w:bottom w:space="0" w:sz="0" w:val="nil"/>
                <w:right w:space="0" w:sz="0" w:val="nil"/>
                <w:between w:space="0" w:sz="0" w:val="nil"/>
              </w:pBdr>
              <w:spacing w:after="60" w:lineRule="auto"/>
              <w:jc w:val="left"/>
              <w:rPr>
                <w:color w:val="000000"/>
                <w:sz w:val="16"/>
                <w:szCs w:val="16"/>
              </w:rPr>
            </w:pPr>
            <w:r w:rsidDel="00000000" w:rsidR="00000000" w:rsidRPr="00000000">
              <w:rPr>
                <w:color w:val="000000"/>
                <w:sz w:val="16"/>
                <w:szCs w:val="16"/>
                <w:rtl w:val="0"/>
              </w:rPr>
              <w:t xml:space="preserve">Título</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32C">
            <w:pPr>
              <w:pBdr>
                <w:top w:space="0" w:sz="0" w:val="nil"/>
                <w:left w:space="0" w:sz="0" w:val="nil"/>
                <w:bottom w:space="0" w:sz="0" w:val="nil"/>
                <w:right w:space="0" w:sz="0" w:val="nil"/>
                <w:between w:space="0" w:sz="0" w:val="nil"/>
              </w:pBdr>
              <w:spacing w:after="60" w:lineRule="auto"/>
              <w:jc w:val="left"/>
              <w:rPr>
                <w:color w:val="000000"/>
                <w:sz w:val="16"/>
                <w:szCs w:val="16"/>
              </w:rPr>
            </w:pPr>
            <w:r w:rsidDel="00000000" w:rsidR="00000000" w:rsidRPr="00000000">
              <w:rPr>
                <w:rtl w:val="0"/>
              </w:rPr>
            </w:r>
          </w:p>
        </w:tc>
      </w:tr>
      <w:tr>
        <w:trPr>
          <w:cantSplit w:val="0"/>
          <w:trHeight w:val="77" w:hRule="atLeast"/>
          <w:tblHeader w:val="0"/>
        </w:trPr>
        <w:tc>
          <w:tcPr>
            <w:tcBorders>
              <w:top w:color="bfbfbf" w:space="0" w:sz="4" w:val="single"/>
              <w:left w:color="bfbfbf" w:space="0" w:sz="4" w:val="single"/>
              <w:bottom w:color="bfbfbf" w:space="0" w:sz="4" w:val="single"/>
              <w:right w:color="bfbfbf" w:space="0" w:sz="4" w:val="single"/>
            </w:tcBorders>
            <w:shd w:fill="f1f2ee" w:val="clear"/>
            <w:vAlign w:val="center"/>
          </w:tcPr>
          <w:p w:rsidR="00000000" w:rsidDel="00000000" w:rsidP="00000000" w:rsidRDefault="00000000" w:rsidRPr="00000000" w14:paraId="0000032D">
            <w:pPr>
              <w:pBdr>
                <w:top w:space="0" w:sz="0" w:val="nil"/>
                <w:left w:space="0" w:sz="0" w:val="nil"/>
                <w:bottom w:space="0" w:sz="0" w:val="nil"/>
                <w:right w:space="0" w:sz="0" w:val="nil"/>
                <w:between w:space="0" w:sz="0" w:val="nil"/>
              </w:pBdr>
              <w:spacing w:after="60" w:lineRule="auto"/>
              <w:jc w:val="left"/>
              <w:rPr>
                <w:color w:val="000000"/>
                <w:sz w:val="16"/>
                <w:szCs w:val="16"/>
              </w:rPr>
            </w:pPr>
            <w:r w:rsidDel="00000000" w:rsidR="00000000" w:rsidRPr="00000000">
              <w:rPr>
                <w:color w:val="000000"/>
                <w:sz w:val="16"/>
                <w:szCs w:val="16"/>
                <w:rtl w:val="0"/>
              </w:rPr>
              <w:t xml:space="preserve">Data</w:t>
            </w:r>
          </w:p>
        </w:tc>
        <w:tc>
          <w:tcPr>
            <w:tcBorders>
              <w:top w:color="bfbfbf" w:space="0" w:sz="4" w:val="single"/>
              <w:left w:color="bfbfbf" w:space="0" w:sz="4" w:val="single"/>
              <w:bottom w:color="bfbfbf" w:space="0" w:sz="4" w:val="single"/>
              <w:right w:color="bfbfbf" w:space="0" w:sz="4" w:val="single"/>
            </w:tcBorders>
            <w:shd w:fill="f1f2ee" w:val="clear"/>
            <w:vAlign w:val="center"/>
          </w:tcPr>
          <w:p w:rsidR="00000000" w:rsidDel="00000000" w:rsidP="00000000" w:rsidRDefault="00000000" w:rsidRPr="00000000" w14:paraId="0000032E">
            <w:pPr>
              <w:pBdr>
                <w:top w:space="0" w:sz="0" w:val="nil"/>
                <w:left w:space="0" w:sz="0" w:val="nil"/>
                <w:bottom w:space="0" w:sz="0" w:val="nil"/>
                <w:right w:space="0" w:sz="0" w:val="nil"/>
                <w:between w:space="0" w:sz="0" w:val="nil"/>
              </w:pBdr>
              <w:spacing w:after="60" w:lineRule="auto"/>
              <w:jc w:val="left"/>
              <w:rPr>
                <w:color w:val="000000"/>
                <w:sz w:val="16"/>
                <w:szCs w:val="16"/>
              </w:rPr>
            </w:pPr>
            <w:r w:rsidDel="00000000" w:rsidR="00000000" w:rsidRPr="00000000">
              <w:rPr>
                <w:rtl w:val="0"/>
              </w:rPr>
            </w:r>
          </w:p>
        </w:tc>
        <w:tc>
          <w:tcPr>
            <w:tcBorders>
              <w:left w:color="bfbfbf" w:space="0" w:sz="4" w:val="single"/>
              <w:right w:color="bfbfbf" w:space="0" w:sz="4" w:val="single"/>
            </w:tcBorders>
            <w:shd w:fill="ffffff" w:val="clear"/>
            <w:vAlign w:val="center"/>
          </w:tcPr>
          <w:p w:rsidR="00000000" w:rsidDel="00000000" w:rsidP="00000000" w:rsidRDefault="00000000" w:rsidRPr="00000000" w14:paraId="0000032F">
            <w:pPr>
              <w:pBdr>
                <w:top w:space="0" w:sz="0" w:val="nil"/>
                <w:left w:space="0" w:sz="0" w:val="nil"/>
                <w:bottom w:space="0" w:sz="0" w:val="nil"/>
                <w:right w:space="0" w:sz="0" w:val="nil"/>
                <w:between w:space="0" w:sz="0" w:val="nil"/>
              </w:pBdr>
              <w:spacing w:after="60" w:lineRule="auto"/>
              <w:jc w:val="left"/>
              <w:rPr>
                <w:color w:val="000000"/>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1f2ee" w:val="clear"/>
            <w:vAlign w:val="center"/>
          </w:tcPr>
          <w:p w:rsidR="00000000" w:rsidDel="00000000" w:rsidP="00000000" w:rsidRDefault="00000000" w:rsidRPr="00000000" w14:paraId="00000330">
            <w:pPr>
              <w:pBdr>
                <w:top w:space="0" w:sz="0" w:val="nil"/>
                <w:left w:space="0" w:sz="0" w:val="nil"/>
                <w:bottom w:space="0" w:sz="0" w:val="nil"/>
                <w:right w:space="0" w:sz="0" w:val="nil"/>
                <w:between w:space="0" w:sz="0" w:val="nil"/>
              </w:pBdr>
              <w:spacing w:after="60" w:lineRule="auto"/>
              <w:jc w:val="left"/>
              <w:rPr>
                <w:color w:val="000000"/>
                <w:sz w:val="16"/>
                <w:szCs w:val="16"/>
              </w:rPr>
            </w:pPr>
            <w:r w:rsidDel="00000000" w:rsidR="00000000" w:rsidRPr="00000000">
              <w:rPr>
                <w:color w:val="000000"/>
                <w:sz w:val="16"/>
                <w:szCs w:val="16"/>
                <w:rtl w:val="0"/>
              </w:rPr>
              <w:t xml:space="preserve">Data</w:t>
            </w:r>
          </w:p>
        </w:tc>
        <w:tc>
          <w:tcPr>
            <w:tcBorders>
              <w:top w:color="bfbfbf" w:space="0" w:sz="4" w:val="single"/>
              <w:left w:color="bfbfbf" w:space="0" w:sz="4" w:val="single"/>
              <w:bottom w:color="bfbfbf" w:space="0" w:sz="4" w:val="single"/>
              <w:right w:color="bfbfbf" w:space="0" w:sz="4" w:val="single"/>
            </w:tcBorders>
            <w:shd w:fill="f1f2ee" w:val="clear"/>
            <w:vAlign w:val="center"/>
          </w:tcPr>
          <w:p w:rsidR="00000000" w:rsidDel="00000000" w:rsidP="00000000" w:rsidRDefault="00000000" w:rsidRPr="00000000" w14:paraId="00000331">
            <w:pPr>
              <w:pBdr>
                <w:top w:space="0" w:sz="0" w:val="nil"/>
                <w:left w:space="0" w:sz="0" w:val="nil"/>
                <w:bottom w:space="0" w:sz="0" w:val="nil"/>
                <w:right w:space="0" w:sz="0" w:val="nil"/>
                <w:between w:space="0" w:sz="0" w:val="nil"/>
              </w:pBdr>
              <w:spacing w:after="60" w:lineRule="auto"/>
              <w:jc w:val="left"/>
              <w:rPr>
                <w:color w:val="000000"/>
                <w:sz w:val="16"/>
                <w:szCs w:val="16"/>
              </w:rPr>
            </w:pPr>
            <w:r w:rsidDel="00000000" w:rsidR="00000000" w:rsidRPr="00000000">
              <w:rPr>
                <w:rtl w:val="0"/>
              </w:rPr>
            </w:r>
          </w:p>
        </w:tc>
      </w:tr>
    </w:tbl>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spacing w:after="160" w:line="259" w:lineRule="auto"/>
        <w:jc w:val="left"/>
        <w:rPr>
          <w:b w:val="1"/>
          <w:color w:val="00a1e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34">
      <w:pPr>
        <w:pStyle w:val="Heading1"/>
        <w:numPr>
          <w:ilvl w:val="0"/>
          <w:numId w:val="70"/>
        </w:numPr>
        <w:ind w:left="432" w:hanging="432"/>
        <w:rPr/>
      </w:pPr>
      <w:r w:rsidDel="00000000" w:rsidR="00000000" w:rsidRPr="00000000">
        <w:rPr>
          <w:rtl w:val="0"/>
        </w:rPr>
        <w:t xml:space="preserve">Anexo 1:  Visão Geral de Metodologia de Entrega</w:t>
      </w:r>
    </w:p>
    <w:p w:rsidR="00000000" w:rsidDel="00000000" w:rsidP="00000000" w:rsidRDefault="00000000" w:rsidRPr="00000000" w14:paraId="00000335">
      <w:pPr>
        <w:rPr/>
      </w:pPr>
      <w:r w:rsidDel="00000000" w:rsidR="00000000" w:rsidRPr="00000000">
        <w:rPr>
          <w:rtl w:val="0"/>
        </w:rPr>
        <w:t xml:space="preserve">A SFDC utilizará a seguinte metodologia de entrega ("Salesforce Professional Services Methodology") para entregar os Serviços Profissionais.  A Metodologia de Serviços Profissionais da Salesforce permite à SFDC adaptar a abordagem de entrega para atender às necessidades exclusivas de cada cliente.   Os Serviços Profissionais serão entregues nas seguintes etapas: </w:t>
      </w:r>
    </w:p>
    <w:p w:rsidR="00000000" w:rsidDel="00000000" w:rsidP="00000000" w:rsidRDefault="00000000" w:rsidRPr="00000000" w14:paraId="00000336">
      <w:pPr>
        <w:numPr>
          <w:ilvl w:val="0"/>
          <w:numId w:val="189"/>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Definição</w:t>
      </w:r>
      <w:r w:rsidDel="00000000" w:rsidR="00000000" w:rsidRPr="00000000">
        <w:rPr>
          <w:rtl w:val="0"/>
        </w:rPr>
      </w:r>
    </w:p>
    <w:p w:rsidR="00000000" w:rsidDel="00000000" w:rsidP="00000000" w:rsidRDefault="00000000" w:rsidRPr="00000000" w14:paraId="00000337">
      <w:pPr>
        <w:numPr>
          <w:ilvl w:val="0"/>
          <w:numId w:val="189"/>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Projeto/Desenho</w:t>
      </w:r>
      <w:r w:rsidDel="00000000" w:rsidR="00000000" w:rsidRPr="00000000">
        <w:rPr>
          <w:rtl w:val="0"/>
        </w:rPr>
      </w:r>
    </w:p>
    <w:p w:rsidR="00000000" w:rsidDel="00000000" w:rsidP="00000000" w:rsidRDefault="00000000" w:rsidRPr="00000000" w14:paraId="00000338">
      <w:pPr>
        <w:numPr>
          <w:ilvl w:val="0"/>
          <w:numId w:val="189"/>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Entregar</w:t>
      </w:r>
      <w:r w:rsidDel="00000000" w:rsidR="00000000" w:rsidRPr="00000000">
        <w:rPr>
          <w:rtl w:val="0"/>
        </w:rPr>
      </w:r>
    </w:p>
    <w:p w:rsidR="00000000" w:rsidDel="00000000" w:rsidP="00000000" w:rsidRDefault="00000000" w:rsidRPr="00000000" w14:paraId="00000339">
      <w:pPr>
        <w:numPr>
          <w:ilvl w:val="0"/>
          <w:numId w:val="189"/>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Implantar</w:t>
      </w:r>
      <w:r w:rsidDel="00000000" w:rsidR="00000000" w:rsidRPr="00000000">
        <w:rPr>
          <w:rtl w:val="0"/>
        </w:rPr>
      </w:r>
    </w:p>
    <w:p w:rsidR="00000000" w:rsidDel="00000000" w:rsidP="00000000" w:rsidRDefault="00000000" w:rsidRPr="00000000" w14:paraId="0000033A">
      <w:p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A Metodologia de Serviços Profissionais Salesforce tem tanto a cascata como princípios ágeis embutidos nela, e qualquer uma das metodologias (ou uma mistura das estruturas) pode ser enfatizada dependendo das necessidades do Cliente, da natureza do engajamento e das recomendações da SFDC sobre as melhores práticas.  Determinar a abordagem mais apropriada, incluindo especificamente como o escopo será gerenciado, é fundamental para o sucesso da prestação dos Serviços Profissionais. A SFDC e o Cliente assinarão em conjunto a abordagem planejada, incluindo como o escopo será gerenciado, no início das etapas de Definição e Projeto. Quanto ao escopo do trabalho a ser realizado como parte dos Serviços Profissionais:</w:t>
      </w:r>
    </w:p>
    <w:p w:rsidR="00000000" w:rsidDel="00000000" w:rsidP="00000000" w:rsidRDefault="00000000" w:rsidRPr="00000000" w14:paraId="0000033C">
      <w:pPr>
        <w:numPr>
          <w:ilvl w:val="0"/>
          <w:numId w:val="189"/>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Para as abordagens </w:t>
      </w:r>
      <w:r w:rsidDel="00000000" w:rsidR="00000000" w:rsidRPr="00000000">
        <w:rPr>
          <w:i w:val="1"/>
          <w:color w:val="000000"/>
          <w:rtl w:val="0"/>
        </w:rPr>
        <w:t xml:space="preserve">waterfall-leaning</w:t>
      </w:r>
      <w:r w:rsidDel="00000000" w:rsidR="00000000" w:rsidRPr="00000000">
        <w:rPr>
          <w:color w:val="000000"/>
          <w:rtl w:val="0"/>
        </w:rPr>
        <w:t xml:space="preserve">, o escopo será documentado em detalhes e assinado antes da etapa de entrega.  Mudanças no escopo após o início da etapa de Entrega exigirão um Pedido de Mudança.</w:t>
      </w:r>
      <w:r w:rsidDel="00000000" w:rsidR="00000000" w:rsidRPr="00000000">
        <w:rPr>
          <w:rtl w:val="0"/>
        </w:rPr>
      </w:r>
    </w:p>
    <w:p w:rsidR="00000000" w:rsidDel="00000000" w:rsidP="00000000" w:rsidRDefault="00000000" w:rsidRPr="00000000" w14:paraId="0000033D">
      <w:pPr>
        <w:numPr>
          <w:ilvl w:val="0"/>
          <w:numId w:val="189"/>
        </w:numPr>
        <w:pBdr>
          <w:top w:space="0" w:sz="0" w:val="nil"/>
          <w:left w:space="0" w:sz="0" w:val="nil"/>
          <w:bottom w:space="0" w:sz="0" w:val="nil"/>
          <w:right w:space="0" w:sz="0" w:val="nil"/>
          <w:between w:space="0" w:sz="0" w:val="nil"/>
        </w:pBdr>
        <w:spacing w:line="240" w:lineRule="auto"/>
        <w:ind w:left="720" w:hanging="360"/>
        <w:rPr>
          <w:i w:val="1"/>
          <w:color w:val="000000"/>
        </w:rPr>
      </w:pPr>
      <w:r w:rsidDel="00000000" w:rsidR="00000000" w:rsidRPr="00000000">
        <w:rPr>
          <w:i w:val="1"/>
          <w:color w:val="000000"/>
          <w:rtl w:val="0"/>
        </w:rPr>
        <w:t xml:space="preserve">Para abordagens agile-leaning, o escopo será documentado com menos detalhes e assinado antes do início da etapa de Entrega, com o entendimento de que os detalhes do escopo serão refinados iterativamente durante a etapa de Entrega, sujeito às restrições de orçamento e cronograma desta SOW.</w:t>
      </w:r>
    </w:p>
    <w:p w:rsidR="00000000" w:rsidDel="00000000" w:rsidP="00000000" w:rsidRDefault="00000000" w:rsidRPr="00000000" w14:paraId="0000033E">
      <w:pPr>
        <w:rPr>
          <w:strike w:val="1"/>
        </w:rPr>
      </w:pPr>
      <w:r w:rsidDel="00000000" w:rsidR="00000000" w:rsidRPr="00000000">
        <w:rPr>
          <w:rtl w:val="0"/>
        </w:rPr>
        <w:t xml:space="preserve">Como parte da Metodologia de Serviços Profissionais da Salesforce:</w:t>
      </w:r>
      <w:r w:rsidDel="00000000" w:rsidR="00000000" w:rsidRPr="00000000">
        <w:rPr>
          <w:rtl w:val="0"/>
        </w:rPr>
      </w:r>
    </w:p>
    <w:p w:rsidR="00000000" w:rsidDel="00000000" w:rsidP="00000000" w:rsidRDefault="00000000" w:rsidRPr="00000000" w14:paraId="0000033F">
      <w:pPr>
        <w:numPr>
          <w:ilvl w:val="0"/>
          <w:numId w:val="70"/>
        </w:numPr>
        <w:spacing w:after="0" w:lineRule="auto"/>
        <w:ind w:left="720" w:hanging="360"/>
        <w:rPr/>
      </w:pPr>
      <w:r w:rsidDel="00000000" w:rsidR="00000000" w:rsidRPr="00000000">
        <w:rPr>
          <w:rtl w:val="0"/>
        </w:rPr>
        <w:t xml:space="preserve">SFDC e Cliente documentarão a funcionalidade de Aplicação configurada desejada como uma lista de necessidades funcionais por tipo de usuário ("User Stories").  </w:t>
      </w:r>
    </w:p>
    <w:p w:rsidR="00000000" w:rsidDel="00000000" w:rsidP="00000000" w:rsidRDefault="00000000" w:rsidRPr="00000000" w14:paraId="00000340">
      <w:pPr>
        <w:numPr>
          <w:ilvl w:val="0"/>
          <w:numId w:val="70"/>
        </w:numPr>
        <w:spacing w:after="0" w:lineRule="auto"/>
        <w:ind w:left="720" w:hanging="360"/>
        <w:rPr/>
      </w:pPr>
      <w:r w:rsidDel="00000000" w:rsidR="00000000" w:rsidRPr="00000000">
        <w:rPr>
          <w:rtl w:val="0"/>
        </w:rPr>
        <w:t xml:space="preserve">O desenvolvimento será feito em uma série de incrementos regulares ("Sprints"), que incluem a entrega dos componentes da solução e testes dos mesmos à medida que são construídos.  </w:t>
      </w:r>
    </w:p>
    <w:p w:rsidR="00000000" w:rsidDel="00000000" w:rsidP="00000000" w:rsidRDefault="00000000" w:rsidRPr="00000000" w14:paraId="00000341">
      <w:pPr>
        <w:numPr>
          <w:ilvl w:val="0"/>
          <w:numId w:val="70"/>
        </w:numPr>
        <w:spacing w:after="0" w:lineRule="auto"/>
        <w:ind w:left="720" w:hanging="360"/>
        <w:rPr/>
      </w:pPr>
      <w:r w:rsidDel="00000000" w:rsidR="00000000" w:rsidRPr="00000000">
        <w:rPr>
          <w:rtl w:val="0"/>
        </w:rPr>
        <w:t xml:space="preserve">A SFDC e o Cliente concluirão as revisões de desenvolvimento na conclusão de cada Sprint para medir o progresso funcional e validar e fornecer feedback sobre a funcionalidade a ser entregue na Aplicação configurada.</w:t>
      </w:r>
    </w:p>
    <w:p w:rsidR="00000000" w:rsidDel="00000000" w:rsidP="00000000" w:rsidRDefault="00000000" w:rsidRPr="00000000" w14:paraId="00000342">
      <w:pPr>
        <w:numPr>
          <w:ilvl w:val="0"/>
          <w:numId w:val="70"/>
        </w:numPr>
        <w:spacing w:after="0" w:lineRule="auto"/>
        <w:ind w:left="720" w:hanging="360"/>
        <w:rPr/>
      </w:pPr>
      <w:r w:rsidDel="00000000" w:rsidR="00000000" w:rsidRPr="00000000">
        <w:rPr>
          <w:rtl w:val="0"/>
        </w:rPr>
        <w:t xml:space="preserve">A priorização contínua da História do Usuário, conforme acordado mutuamente por escrito (suficiente por e-mail) entre o Proprietário do Produto do Cliente e a SFDC, ditará o conteúdo final da Aplicação configurada. </w:t>
      </w:r>
    </w:p>
    <w:p w:rsidR="00000000" w:rsidDel="00000000" w:rsidP="00000000" w:rsidRDefault="00000000" w:rsidRPr="00000000" w14:paraId="00000343">
      <w:pPr>
        <w:spacing w:after="0" w:lineRule="auto"/>
        <w:ind w:left="720" w:firstLine="0"/>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O Cliente</w:t>
      </w:r>
      <w:r w:rsidDel="00000000" w:rsidR="00000000" w:rsidRPr="00000000">
        <w:rPr>
          <w:rtl w:val="0"/>
        </w:rPr>
        <w:t xml:space="preserve"> pode solicitar funcionalidades adicionais ou alternativas com base na priorização das Histórias de Usuários, à medida que são refinadas e desenvolvidas durante a Entrega da Aplicação configurada.  Esse pedido poderá incluir a modificação dos requisitos listados ou o acréscimo de novos itens, detalhando o escopo, esforço e investimento necessários. A execução desse pedido de mudança só será iniciada após a assinatura do documento.</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highlight w:val="yellow"/>
        </w:rPr>
      </w:pPr>
      <w:r w:rsidDel="00000000" w:rsidR="00000000" w:rsidRPr="00000000">
        <w:rPr>
          <w:rtl w:val="0"/>
        </w:rPr>
      </w:r>
    </w:p>
    <w:p w:rsidR="00000000" w:rsidDel="00000000" w:rsidP="00000000" w:rsidRDefault="00000000" w:rsidRPr="00000000" w14:paraId="00000347">
      <w:pPr>
        <w:pStyle w:val="Heading5"/>
        <w:rPr/>
      </w:pPr>
      <w:r w:rsidDel="00000000" w:rsidR="00000000" w:rsidRPr="00000000">
        <w:rPr>
          <w:rtl w:val="0"/>
        </w:rPr>
      </w:r>
    </w:p>
    <w:tbl>
      <w:tblPr>
        <w:tblStyle w:val="Table9"/>
        <w:tblW w:w="10350.0" w:type="dxa"/>
        <w:jc w:val="left"/>
        <w:tblInd w:w="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39"/>
        <w:gridCol w:w="8711"/>
        <w:tblGridChange w:id="0">
          <w:tblGrid>
            <w:gridCol w:w="1639"/>
            <w:gridCol w:w="8711"/>
          </w:tblGrid>
        </w:tblGridChange>
      </w:tblGrid>
    </w:tbl>
    <w:p w:rsidR="00000000" w:rsidDel="00000000" w:rsidP="00000000" w:rsidRDefault="00000000" w:rsidRPr="00000000" w14:paraId="00000348">
      <w:pPr>
        <w:rPr/>
      </w:pPr>
      <w:r w:rsidDel="00000000" w:rsidR="00000000" w:rsidRPr="00000000">
        <w:rPr>
          <w:rtl w:val="0"/>
        </w:rPr>
      </w:r>
    </w:p>
    <w:tbl>
      <w:tblPr>
        <w:tblStyle w:val="Table10"/>
        <w:tblW w:w="10440.0" w:type="dxa"/>
        <w:jc w:val="left"/>
        <w:tblInd w:w="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54"/>
        <w:gridCol w:w="8786"/>
        <w:tblGridChange w:id="0">
          <w:tblGrid>
            <w:gridCol w:w="1654"/>
            <w:gridCol w:w="8786"/>
          </w:tblGrid>
        </w:tblGridChange>
      </w:tblGrid>
    </w:tbl>
    <w:p w:rsidR="00000000" w:rsidDel="00000000" w:rsidP="00000000" w:rsidRDefault="00000000" w:rsidRPr="00000000" w14:paraId="00000349">
      <w:pPr>
        <w:rPr>
          <w:b w:val="1"/>
          <w:i w:val="1"/>
          <w:sz w:val="24"/>
          <w:szCs w:val="24"/>
        </w:rPr>
      </w:pPr>
      <w:r w:rsidDel="00000000" w:rsidR="00000000" w:rsidRPr="00000000">
        <w:rPr>
          <w:rtl w:val="0"/>
        </w:rPr>
      </w:r>
    </w:p>
    <w:tbl>
      <w:tblPr>
        <w:tblStyle w:val="Table11"/>
        <w:tblW w:w="10395.0" w:type="dxa"/>
        <w:jc w:val="left"/>
        <w:tblInd w:w="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39"/>
        <w:gridCol w:w="8756"/>
        <w:tblGridChange w:id="0">
          <w:tblGrid>
            <w:gridCol w:w="1639"/>
            <w:gridCol w:w="8756"/>
          </w:tblGrid>
        </w:tblGridChange>
      </w:tblGrid>
    </w:tbl>
    <w:p w:rsidR="00000000" w:rsidDel="00000000" w:rsidP="00000000" w:rsidRDefault="00000000" w:rsidRPr="00000000" w14:paraId="0000034A">
      <w:pPr>
        <w:rPr/>
      </w:pPr>
      <w:r w:rsidDel="00000000" w:rsidR="00000000" w:rsidRPr="00000000">
        <w:rPr>
          <w:rtl w:val="0"/>
        </w:rPr>
      </w:r>
    </w:p>
    <w:tbl>
      <w:tblPr>
        <w:tblStyle w:val="Table12"/>
        <w:tblW w:w="10365.0" w:type="dxa"/>
        <w:jc w:val="left"/>
        <w:tblInd w:w="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39"/>
        <w:gridCol w:w="8726"/>
        <w:tblGridChange w:id="0">
          <w:tblGrid>
            <w:gridCol w:w="1639"/>
            <w:gridCol w:w="8726"/>
          </w:tblGrid>
        </w:tblGridChange>
      </w:tblGrid>
    </w:tbl>
    <w:p w:rsidR="00000000" w:rsidDel="00000000" w:rsidP="00000000" w:rsidRDefault="00000000" w:rsidRPr="00000000" w14:paraId="0000034B">
      <w:pPr>
        <w:pStyle w:val="Heading5"/>
        <w:rPr/>
      </w:pPr>
      <w:r w:rsidDel="00000000" w:rsidR="00000000" w:rsidRPr="00000000">
        <w:rPr>
          <w:rtl w:val="0"/>
        </w:rPr>
      </w:r>
    </w:p>
    <w:tbl>
      <w:tblPr>
        <w:tblStyle w:val="Table13"/>
        <w:tblW w:w="10395.0" w:type="dxa"/>
        <w:jc w:val="left"/>
        <w:tblInd w:w="-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84"/>
        <w:gridCol w:w="8711"/>
        <w:tblGridChange w:id="0">
          <w:tblGrid>
            <w:gridCol w:w="1684"/>
            <w:gridCol w:w="8711"/>
          </w:tblGrid>
        </w:tblGridChange>
      </w:tblGrid>
    </w:tbl>
    <w:p w:rsidR="00000000" w:rsidDel="00000000" w:rsidP="00000000" w:rsidRDefault="00000000" w:rsidRPr="00000000" w14:paraId="0000034C">
      <w:pPr>
        <w:pStyle w:val="Heading5"/>
        <w:spacing w:line="276" w:lineRule="auto"/>
        <w:rPr/>
      </w:pPr>
      <w:r w:rsidDel="00000000" w:rsidR="00000000" w:rsidRPr="00000000">
        <w:rPr>
          <w:rtl w:val="0"/>
        </w:rPr>
      </w:r>
    </w:p>
    <w:tbl>
      <w:tblPr>
        <w:tblStyle w:val="Table14"/>
        <w:tblW w:w="10230.0" w:type="dxa"/>
        <w:jc w:val="left"/>
        <w:tblInd w:w="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39"/>
        <w:gridCol w:w="8591"/>
        <w:tblGridChange w:id="0">
          <w:tblGrid>
            <w:gridCol w:w="1639"/>
            <w:gridCol w:w="8591"/>
          </w:tblGrid>
        </w:tblGridChange>
      </w:tblGrid>
    </w:tbl>
    <w:p w:rsidR="00000000" w:rsidDel="00000000" w:rsidP="00000000" w:rsidRDefault="00000000" w:rsidRPr="00000000" w14:paraId="0000034D">
      <w:pPr>
        <w:pStyle w:val="Heading5"/>
        <w:spacing w:line="276" w:lineRule="auto"/>
        <w:rPr/>
      </w:pPr>
      <w:r w:rsidDel="00000000" w:rsidR="00000000" w:rsidRPr="00000000">
        <w:rPr>
          <w:rtl w:val="0"/>
        </w:rPr>
      </w:r>
    </w:p>
    <w:tbl>
      <w:tblPr>
        <w:tblStyle w:val="Table15"/>
        <w:tblW w:w="10260.0" w:type="dxa"/>
        <w:jc w:val="left"/>
        <w:tblInd w:w="-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84"/>
        <w:gridCol w:w="8576"/>
        <w:tblGridChange w:id="0">
          <w:tblGrid>
            <w:gridCol w:w="1684"/>
            <w:gridCol w:w="8576"/>
          </w:tblGrid>
        </w:tblGridChange>
      </w:tblGrid>
    </w:tbl>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1"/>
        <w:numPr>
          <w:ilvl w:val="0"/>
          <w:numId w:val="70"/>
        </w:numPr>
        <w:ind w:left="720" w:hanging="360"/>
        <w:rPr/>
      </w:pPr>
      <w:r w:rsidDel="00000000" w:rsidR="00000000" w:rsidRPr="00000000">
        <w:rPr>
          <w:rtl w:val="0"/>
        </w:rPr>
        <w:t xml:space="preserve">Anexo 2:  Plano de Trabalho Estimado</w:t>
      </w:r>
    </w:p>
    <w:p w:rsidR="00000000" w:rsidDel="00000000" w:rsidP="00000000" w:rsidRDefault="00000000" w:rsidRPr="00000000" w14:paraId="00000350">
      <w:pPr>
        <w:rPr/>
      </w:pPr>
      <w:r w:rsidDel="00000000" w:rsidR="00000000" w:rsidRPr="00000000">
        <w:rPr/>
        <w:drawing>
          <wp:inline distB="114300" distT="114300" distL="114300" distR="114300">
            <wp:extent cx="6645600" cy="3746500"/>
            <wp:effectExtent b="0" l="0" r="0" t="0"/>
            <wp:docPr id="3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645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shd w:fill="ffffff" w:val="clear"/>
        <w:spacing w:after="160" w:lineRule="auto"/>
        <w:rPr>
          <w:b w:val="1"/>
          <w:color w:val="00a1e0"/>
          <w:sz w:val="28"/>
          <w:szCs w:val="28"/>
        </w:rPr>
      </w:pPr>
      <w:r w:rsidDel="00000000" w:rsidR="00000000" w:rsidRPr="00000000">
        <w:rPr>
          <w:color w:val="ff0000"/>
          <w:sz w:val="32"/>
          <w:szCs w:val="32"/>
          <w:rtl w:val="0"/>
        </w:rPr>
        <w:t xml:space="preserve"> </w:t>
      </w:r>
      <w:r w:rsidDel="00000000" w:rsidR="00000000" w:rsidRPr="00000000">
        <w:rPr>
          <w:rtl w:val="0"/>
        </w:rPr>
      </w:r>
    </w:p>
    <w:p w:rsidR="00000000" w:rsidDel="00000000" w:rsidP="00000000" w:rsidRDefault="00000000" w:rsidRPr="00000000" w14:paraId="00000360">
      <w:pPr>
        <w:pStyle w:val="Heading1"/>
        <w:numPr>
          <w:ilvl w:val="0"/>
          <w:numId w:val="205"/>
        </w:numPr>
        <w:ind w:left="0" w:firstLine="0"/>
        <w:rPr>
          <w:color w:val="00a1e0"/>
        </w:rPr>
      </w:pPr>
      <w:bookmarkStart w:colFirst="0" w:colLast="0" w:name="_heading=h.11z9u33ohhr3" w:id="17"/>
      <w:bookmarkEnd w:id="17"/>
      <w:r w:rsidDel="00000000" w:rsidR="00000000" w:rsidRPr="00000000">
        <w:rPr>
          <w:rtl w:val="0"/>
        </w:rPr>
        <w:t xml:space="preserve">Anexo 3:  Plano de Trabalho Estimado</w:t>
      </w:r>
      <w:r w:rsidDel="00000000" w:rsidR="00000000" w:rsidRPr="00000000">
        <w:rPr>
          <w:rtl w:val="0"/>
        </w:rPr>
      </w:r>
    </w:p>
    <w:p w:rsidR="00000000" w:rsidDel="00000000" w:rsidP="00000000" w:rsidRDefault="00000000" w:rsidRPr="00000000" w14:paraId="00000361">
      <w:pPr>
        <w:pStyle w:val="Heading2"/>
        <w:numPr>
          <w:ilvl w:val="1"/>
          <w:numId w:val="205"/>
        </w:numPr>
        <w:shd w:fill="ffffff" w:val="clear"/>
        <w:spacing w:after="160" w:before="360" w:line="276" w:lineRule="auto"/>
        <w:ind w:left="0" w:firstLine="0"/>
        <w:rPr>
          <w:b w:val="0"/>
          <w:color w:val="000000"/>
          <w:sz w:val="18"/>
          <w:szCs w:val="18"/>
        </w:rPr>
      </w:pPr>
      <w:bookmarkStart w:colFirst="0" w:colLast="0" w:name="_heading=h.xclewll3xxaq" w:id="18"/>
      <w:bookmarkEnd w:id="18"/>
      <w:r w:rsidDel="00000000" w:rsidR="00000000" w:rsidRPr="00000000">
        <w:rPr>
          <w:color w:val="000000"/>
          <w:sz w:val="18"/>
          <w:szCs w:val="18"/>
          <w:rtl w:val="0"/>
        </w:rPr>
        <w:t xml:space="preserve">REQ 14 - Número único</w:t>
      </w:r>
      <w:r w:rsidDel="00000000" w:rsidR="00000000" w:rsidRPr="00000000">
        <w:rPr>
          <w:b w:val="0"/>
          <w:color w:val="000000"/>
          <w:sz w:val="18"/>
          <w:szCs w:val="18"/>
          <w:rtl w:val="0"/>
        </w:rPr>
        <w:t xml:space="preserve"> </w:t>
      </w:r>
    </w:p>
    <w:p w:rsidR="00000000" w:rsidDel="00000000" w:rsidP="00000000" w:rsidRDefault="00000000" w:rsidRPr="00000000" w14:paraId="00000362">
      <w:pPr>
        <w:shd w:fill="ffffff" w:val="clear"/>
        <w:spacing w:after="160" w:lineRule="auto"/>
        <w:rPr/>
      </w:pPr>
      <w:r w:rsidDel="00000000" w:rsidR="00000000" w:rsidRPr="00000000">
        <w:rPr>
          <w:rtl w:val="0"/>
        </w:rPr>
        <w:t xml:space="preserve">De acordo com a estratégia atual no Sicredi do WhatsApp Enterprise, se faz necessário possuir apenas um número único para fazer o atendimento receptivo e ativo, tanto para ofertas quanto pata comunicações gerais com os associados e não associados (leads);O número em uso hoje é o de DDD local 51 33584770. Na migração para a Salesforce, o objetivo é ativar um novo número 0800 para facilitar uma possível transição e adequar o número 0800 para o alcance nacional.  </w:t>
      </w:r>
    </w:p>
    <w:p w:rsidR="00000000" w:rsidDel="00000000" w:rsidP="00000000" w:rsidRDefault="00000000" w:rsidRPr="00000000" w14:paraId="00000363">
      <w:pPr>
        <w:pStyle w:val="Heading2"/>
        <w:numPr>
          <w:ilvl w:val="1"/>
          <w:numId w:val="205"/>
        </w:numPr>
        <w:shd w:fill="ffffff" w:val="clear"/>
        <w:spacing w:after="160" w:before="360" w:line="276" w:lineRule="auto"/>
        <w:ind w:left="0" w:firstLine="0"/>
        <w:rPr>
          <w:b w:val="0"/>
          <w:color w:val="000000"/>
          <w:sz w:val="18"/>
          <w:szCs w:val="18"/>
        </w:rPr>
      </w:pPr>
      <w:bookmarkStart w:colFirst="0" w:colLast="0" w:name="_heading=h.jb7ir0vjto3a" w:id="19"/>
      <w:bookmarkEnd w:id="19"/>
      <w:r w:rsidDel="00000000" w:rsidR="00000000" w:rsidRPr="00000000">
        <w:rPr>
          <w:color w:val="000000"/>
          <w:sz w:val="18"/>
          <w:szCs w:val="18"/>
          <w:rtl w:val="0"/>
        </w:rPr>
        <w:t xml:space="preserve">REQ 15 - Histórico de conversas na Salesforce</w:t>
      </w:r>
      <w:r w:rsidDel="00000000" w:rsidR="00000000" w:rsidRPr="00000000">
        <w:rPr>
          <w:b w:val="0"/>
          <w:color w:val="000000"/>
          <w:sz w:val="18"/>
          <w:szCs w:val="18"/>
          <w:rtl w:val="0"/>
        </w:rPr>
        <w:t xml:space="preserve"> </w:t>
      </w:r>
    </w:p>
    <w:p w:rsidR="00000000" w:rsidDel="00000000" w:rsidP="00000000" w:rsidRDefault="00000000" w:rsidRPr="00000000" w14:paraId="00000364">
      <w:pPr>
        <w:shd w:fill="ffffff" w:val="clear"/>
        <w:spacing w:after="160" w:lineRule="auto"/>
        <w:rPr/>
      </w:pPr>
      <w:r w:rsidDel="00000000" w:rsidR="00000000" w:rsidRPr="00000000">
        <w:rPr>
          <w:rtl w:val="0"/>
        </w:rPr>
        <w:t xml:space="preserve">Todas as mensagens no canal precisam ser armazenadas e registradas para fins de auditoria e qualidade. O histórico precisa se manter de forma íntegra, com acesso por parte da cooperativa na plataforma, pode ser exportado através de um PDF. Neste histórico deverá conter todos os tipos de arquivos enviados, como textos, arquivos em PDF, docs, áudios, txt, planilhas, fotos, vídeos etc.  </w:t>
      </w:r>
    </w:p>
    <w:p w:rsidR="00000000" w:rsidDel="00000000" w:rsidP="00000000" w:rsidRDefault="00000000" w:rsidRPr="00000000" w14:paraId="00000365">
      <w:pPr>
        <w:shd w:fill="ffffff" w:val="clear"/>
        <w:spacing w:after="160" w:lineRule="auto"/>
        <w:rPr/>
      </w:pPr>
      <w:r w:rsidDel="00000000" w:rsidR="00000000" w:rsidRPr="00000000">
        <w:rPr>
          <w:rtl w:val="0"/>
        </w:rPr>
        <w:t xml:space="preserve">O Sicredi segue a norma de que o histórico deve ser mantido por completo, sem permitir que as informações sejam perdidas.   </w:t>
      </w:r>
    </w:p>
    <w:p w:rsidR="00000000" w:rsidDel="00000000" w:rsidP="00000000" w:rsidRDefault="00000000" w:rsidRPr="00000000" w14:paraId="00000366">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hsnp2fq1bffd" w:id="20"/>
      <w:bookmarkEnd w:id="20"/>
      <w:r w:rsidDel="00000000" w:rsidR="00000000" w:rsidRPr="00000000">
        <w:rPr>
          <w:color w:val="000000"/>
          <w:sz w:val="18"/>
          <w:szCs w:val="18"/>
          <w:rtl w:val="0"/>
        </w:rPr>
        <w:t xml:space="preserve">REQ 22 - Vídeo chamada e chamada de voz</w:t>
      </w:r>
      <w:r w:rsidDel="00000000" w:rsidR="00000000" w:rsidRPr="00000000">
        <w:rPr>
          <w:b w:val="0"/>
          <w:color w:val="000000"/>
          <w:sz w:val="18"/>
          <w:szCs w:val="18"/>
          <w:rtl w:val="0"/>
        </w:rPr>
        <w:t xml:space="preserve"> </w:t>
      </w:r>
    </w:p>
    <w:p w:rsidR="00000000" w:rsidDel="00000000" w:rsidP="00000000" w:rsidRDefault="00000000" w:rsidRPr="00000000" w14:paraId="00000367">
      <w:pPr>
        <w:shd w:fill="ffffff" w:val="clear"/>
        <w:spacing w:after="160" w:lineRule="auto"/>
        <w:rPr/>
      </w:pPr>
      <w:r w:rsidDel="00000000" w:rsidR="00000000" w:rsidRPr="00000000">
        <w:rPr>
          <w:rtl w:val="0"/>
        </w:rPr>
        <w:t xml:space="preserve">Possibilidade de realizar a chamada de vídeo e voz com o associado dentro da plataforma. Essa funcionalidade foi desenvolvida devido a necessidade de atendimento em Libras (Língua Brasileira de Sinais). Posteriormente a funcionalidade foi escalada para todas as cooperativas e agências para uma interação mais próxima com os associados.  </w:t>
      </w:r>
    </w:p>
    <w:p w:rsidR="00000000" w:rsidDel="00000000" w:rsidP="00000000" w:rsidRDefault="00000000" w:rsidRPr="00000000" w14:paraId="00000368">
      <w:pPr>
        <w:shd w:fill="ffffff" w:val="clear"/>
        <w:spacing w:after="160" w:lineRule="auto"/>
        <w:rPr/>
      </w:pPr>
      <w:r w:rsidDel="00000000" w:rsidR="00000000" w:rsidRPr="00000000">
        <w:rPr>
          <w:rtl w:val="0"/>
        </w:rPr>
        <w:t xml:space="preserve">A funcionalidade é liberada aos usuários de acordo com estratégia das cooperativas, e a autonomia de conceder a permissão também deverá ser permitida. </w:t>
      </w:r>
    </w:p>
    <w:p w:rsidR="00000000" w:rsidDel="00000000" w:rsidP="00000000" w:rsidRDefault="00000000" w:rsidRPr="00000000" w14:paraId="00000369">
      <w:pPr>
        <w:shd w:fill="ffffff" w:val="clear"/>
        <w:spacing w:after="160" w:lineRule="auto"/>
        <w:rPr/>
      </w:pPr>
      <w:r w:rsidDel="00000000" w:rsidR="00000000" w:rsidRPr="00000000">
        <w:rPr>
          <w:rtl w:val="0"/>
        </w:rPr>
        <w:t xml:space="preserve">Quantidade de usuários com a funcionalidade até a data atual é de “</w:t>
      </w:r>
      <w:r w:rsidDel="00000000" w:rsidR="00000000" w:rsidRPr="00000000">
        <w:rPr>
          <w:b w:val="1"/>
          <w:rtl w:val="0"/>
        </w:rPr>
        <w:t xml:space="preserve">8224</w:t>
      </w:r>
      <w:r w:rsidDel="00000000" w:rsidR="00000000" w:rsidRPr="00000000">
        <w:rPr>
          <w:rtl w:val="0"/>
        </w:rPr>
        <w:t xml:space="preserve">”, mas já com previsão de extensão a todos os usuários da plataforma.  </w:t>
      </w:r>
    </w:p>
    <w:p w:rsidR="00000000" w:rsidDel="00000000" w:rsidP="00000000" w:rsidRDefault="00000000" w:rsidRPr="00000000" w14:paraId="0000036A">
      <w:pPr>
        <w:shd w:fill="ffffff" w:val="clear"/>
        <w:spacing w:after="160" w:lineRule="auto"/>
        <w:rPr/>
      </w:pPr>
      <w:r w:rsidDel="00000000" w:rsidR="00000000" w:rsidRPr="00000000">
        <w:rPr>
          <w:b w:val="1"/>
          <w:rtl w:val="0"/>
        </w:rPr>
        <w:t xml:space="preserve">Detalhes: </w:t>
      </w:r>
      <w:r w:rsidDel="00000000" w:rsidR="00000000" w:rsidRPr="00000000">
        <w:rPr>
          <w:rtl w:val="0"/>
        </w:rPr>
        <w:t xml:space="preserve"> </w:t>
      </w:r>
    </w:p>
    <w:p w:rsidR="00000000" w:rsidDel="00000000" w:rsidP="00000000" w:rsidRDefault="00000000" w:rsidRPr="00000000" w14:paraId="0000036B">
      <w:pPr>
        <w:numPr>
          <w:ilvl w:val="0"/>
          <w:numId w:val="154"/>
        </w:numPr>
        <w:spacing w:after="0" w:lineRule="auto"/>
        <w:ind w:left="1080" w:hanging="360"/>
        <w:jc w:val="left"/>
        <w:rPr/>
      </w:pPr>
      <w:r w:rsidDel="00000000" w:rsidR="00000000" w:rsidRPr="00000000">
        <w:rPr>
          <w:rtl w:val="0"/>
        </w:rPr>
        <w:t xml:space="preserve">Toda chamada de voz ou vídeo somente pode ser iniciada pelo colaborador; </w:t>
      </w:r>
    </w:p>
    <w:p w:rsidR="00000000" w:rsidDel="00000000" w:rsidP="00000000" w:rsidRDefault="00000000" w:rsidRPr="00000000" w14:paraId="0000036C">
      <w:pPr>
        <w:numPr>
          <w:ilvl w:val="0"/>
          <w:numId w:val="182"/>
        </w:numPr>
        <w:spacing w:after="0" w:lineRule="auto"/>
        <w:ind w:left="1080" w:hanging="360"/>
        <w:jc w:val="left"/>
        <w:rPr/>
      </w:pPr>
      <w:r w:rsidDel="00000000" w:rsidR="00000000" w:rsidRPr="00000000">
        <w:rPr>
          <w:rtl w:val="0"/>
        </w:rPr>
        <w:t xml:space="preserve">Toda a chamada de voz ou vídeo gera um protocolo; </w:t>
      </w:r>
    </w:p>
    <w:p w:rsidR="00000000" w:rsidDel="00000000" w:rsidP="00000000" w:rsidRDefault="00000000" w:rsidRPr="00000000" w14:paraId="0000036D">
      <w:pPr>
        <w:numPr>
          <w:ilvl w:val="0"/>
          <w:numId w:val="323"/>
        </w:numPr>
        <w:spacing w:after="0" w:lineRule="auto"/>
        <w:ind w:left="1080" w:hanging="360"/>
        <w:jc w:val="left"/>
        <w:rPr/>
      </w:pPr>
      <w:r w:rsidDel="00000000" w:rsidR="00000000" w:rsidRPr="00000000">
        <w:rPr>
          <w:rtl w:val="0"/>
        </w:rPr>
        <w:t xml:space="preserve">Toda a chamada de voz ou vídeo precisa ficar gravada e de fácil acesso dentro da plataforma; </w:t>
      </w:r>
    </w:p>
    <w:p w:rsidR="00000000" w:rsidDel="00000000" w:rsidP="00000000" w:rsidRDefault="00000000" w:rsidRPr="00000000" w14:paraId="0000036E">
      <w:pPr>
        <w:numPr>
          <w:ilvl w:val="0"/>
          <w:numId w:val="151"/>
        </w:numPr>
        <w:spacing w:after="0" w:lineRule="auto"/>
        <w:ind w:left="1080" w:hanging="360"/>
        <w:jc w:val="left"/>
        <w:rPr/>
      </w:pPr>
      <w:r w:rsidDel="00000000" w:rsidR="00000000" w:rsidRPr="00000000">
        <w:rPr>
          <w:rtl w:val="0"/>
        </w:rPr>
        <w:t xml:space="preserve">Durante a vídeo chamada a possibilidade de ligar e desligar a câmera e o microfone; </w:t>
      </w:r>
    </w:p>
    <w:p w:rsidR="00000000" w:rsidDel="00000000" w:rsidP="00000000" w:rsidRDefault="00000000" w:rsidRPr="00000000" w14:paraId="0000036F">
      <w:pPr>
        <w:numPr>
          <w:ilvl w:val="0"/>
          <w:numId w:val="99"/>
        </w:numPr>
        <w:spacing w:after="0" w:lineRule="auto"/>
        <w:ind w:left="1080" w:hanging="360"/>
        <w:jc w:val="left"/>
        <w:rPr/>
      </w:pPr>
      <w:r w:rsidDel="00000000" w:rsidR="00000000" w:rsidRPr="00000000">
        <w:rPr>
          <w:rtl w:val="0"/>
        </w:rPr>
        <w:t xml:space="preserve">Durante a vídeo chamada, possibilidade de capturar telas e essas ficam salvas de imediato na plataforma; </w:t>
      </w:r>
    </w:p>
    <w:p w:rsidR="00000000" w:rsidDel="00000000" w:rsidP="00000000" w:rsidRDefault="00000000" w:rsidRPr="00000000" w14:paraId="00000370">
      <w:pPr>
        <w:numPr>
          <w:ilvl w:val="0"/>
          <w:numId w:val="125"/>
        </w:numPr>
        <w:spacing w:after="0" w:lineRule="auto"/>
        <w:ind w:left="1080" w:hanging="360"/>
        <w:jc w:val="left"/>
        <w:rPr/>
      </w:pPr>
      <w:r w:rsidDel="00000000" w:rsidR="00000000" w:rsidRPr="00000000">
        <w:rPr>
          <w:rtl w:val="0"/>
        </w:rPr>
        <w:t xml:space="preserve">O usuário recebe um template com um botão para iniciar uma ligação de voz ou vídeo;  </w:t>
      </w:r>
    </w:p>
    <w:p w:rsidR="00000000" w:rsidDel="00000000" w:rsidP="00000000" w:rsidRDefault="00000000" w:rsidRPr="00000000" w14:paraId="00000371">
      <w:pPr>
        <w:pStyle w:val="Heading2"/>
        <w:numPr>
          <w:ilvl w:val="1"/>
          <w:numId w:val="205"/>
        </w:numPr>
        <w:shd w:fill="ffffff" w:val="clear"/>
        <w:spacing w:after="160" w:before="360" w:line="276" w:lineRule="auto"/>
        <w:ind w:left="0" w:firstLine="0"/>
        <w:rPr>
          <w:b w:val="0"/>
          <w:color w:val="000000"/>
          <w:sz w:val="18"/>
          <w:szCs w:val="18"/>
        </w:rPr>
      </w:pPr>
      <w:bookmarkStart w:colFirst="0" w:colLast="0" w:name="_heading=h.24ny4b9so08y" w:id="21"/>
      <w:bookmarkEnd w:id="21"/>
      <w:r w:rsidDel="00000000" w:rsidR="00000000" w:rsidRPr="00000000">
        <w:rPr>
          <w:color w:val="000000"/>
          <w:sz w:val="18"/>
          <w:szCs w:val="18"/>
          <w:rtl w:val="0"/>
        </w:rPr>
        <w:t xml:space="preserve">REQ 25 - Hierarquia </w:t>
      </w:r>
      <w:r w:rsidDel="00000000" w:rsidR="00000000" w:rsidRPr="00000000">
        <w:rPr>
          <w:b w:val="0"/>
          <w:color w:val="000000"/>
          <w:sz w:val="18"/>
          <w:szCs w:val="18"/>
          <w:rtl w:val="0"/>
        </w:rPr>
        <w:t xml:space="preserve"> </w:t>
      </w:r>
    </w:p>
    <w:p w:rsidR="00000000" w:rsidDel="00000000" w:rsidP="00000000" w:rsidRDefault="00000000" w:rsidRPr="00000000" w14:paraId="00000372">
      <w:pPr>
        <w:shd w:fill="ffffff" w:val="clear"/>
        <w:spacing w:after="160" w:lineRule="auto"/>
        <w:rPr/>
      </w:pPr>
      <w:r w:rsidDel="00000000" w:rsidR="00000000" w:rsidRPr="00000000">
        <w:rPr>
          <w:rtl w:val="0"/>
        </w:rPr>
        <w:t xml:space="preserve">A hierarquia está presente em todos os processos da plataforma e deve ser olhada em todas as funcionalidades.  </w:t>
      </w:r>
    </w:p>
    <w:p w:rsidR="00000000" w:rsidDel="00000000" w:rsidP="00000000" w:rsidRDefault="00000000" w:rsidRPr="00000000" w14:paraId="00000373">
      <w:pPr>
        <w:shd w:fill="ffffff" w:val="clear"/>
        <w:spacing w:after="160" w:lineRule="auto"/>
        <w:rPr/>
      </w:pPr>
      <w:r w:rsidDel="00000000" w:rsidR="00000000" w:rsidRPr="00000000">
        <w:rPr>
          <w:b w:val="1"/>
          <w:rtl w:val="0"/>
        </w:rPr>
        <w:t xml:space="preserve">Hierarquia por grupo</w:t>
      </w:r>
      <w:r w:rsidDel="00000000" w:rsidR="00000000" w:rsidRPr="00000000">
        <w:rPr>
          <w:rtl w:val="0"/>
        </w:rPr>
        <w:t xml:space="preserve"> </w:t>
      </w:r>
    </w:p>
    <w:p w:rsidR="00000000" w:rsidDel="00000000" w:rsidP="00000000" w:rsidRDefault="00000000" w:rsidRPr="00000000" w14:paraId="00000374">
      <w:pPr>
        <w:shd w:fill="ffffff" w:val="clear"/>
        <w:spacing w:after="160" w:lineRule="auto"/>
        <w:rPr/>
      </w:pPr>
      <w:r w:rsidDel="00000000" w:rsidR="00000000" w:rsidRPr="00000000">
        <w:rPr>
          <w:b w:val="1"/>
          <w:rtl w:val="0"/>
        </w:rPr>
        <w:t xml:space="preserve">CAS &gt; Central &gt; Cooperativas &gt; Agências </w:t>
      </w:r>
      <w:r w:rsidDel="00000000" w:rsidR="00000000" w:rsidRPr="00000000">
        <w:rPr>
          <w:rtl w:val="0"/>
        </w:rPr>
        <w:t xml:space="preserve"> </w:t>
      </w:r>
    </w:p>
    <w:p w:rsidR="00000000" w:rsidDel="00000000" w:rsidP="00000000" w:rsidRDefault="00000000" w:rsidRPr="00000000" w14:paraId="00000375">
      <w:pPr>
        <w:numPr>
          <w:ilvl w:val="0"/>
          <w:numId w:val="279"/>
        </w:numPr>
        <w:spacing w:after="0" w:lineRule="auto"/>
        <w:ind w:left="1080" w:hanging="360"/>
        <w:jc w:val="left"/>
        <w:rPr/>
      </w:pPr>
      <w:r w:rsidDel="00000000" w:rsidR="00000000" w:rsidRPr="00000000">
        <w:rPr>
          <w:rtl w:val="0"/>
        </w:rPr>
        <w:t xml:space="preserve">Usuário vinculado ao </w:t>
      </w:r>
      <w:r w:rsidDel="00000000" w:rsidR="00000000" w:rsidRPr="00000000">
        <w:rPr>
          <w:b w:val="1"/>
          <w:rtl w:val="0"/>
        </w:rPr>
        <w:t xml:space="preserve">CAS</w:t>
      </w:r>
      <w:r w:rsidDel="00000000" w:rsidR="00000000" w:rsidRPr="00000000">
        <w:rPr>
          <w:rtl w:val="0"/>
        </w:rPr>
        <w:t xml:space="preserve"> com perfil de super administrador ou </w:t>
      </w:r>
      <w:r w:rsidDel="00000000" w:rsidR="00000000" w:rsidRPr="00000000">
        <w:rPr>
          <w:b w:val="1"/>
          <w:rtl w:val="0"/>
        </w:rPr>
        <w:t xml:space="preserve">Admin Sicredi</w:t>
      </w:r>
      <w:r w:rsidDel="00000000" w:rsidR="00000000" w:rsidRPr="00000000">
        <w:rPr>
          <w:rtl w:val="0"/>
        </w:rPr>
        <w:t xml:space="preserve"> consegue fazer gestão de todos os grupos abaixo de sua hierarquia, não tem nenhuma restrição dentro da plataforma.  </w:t>
      </w:r>
    </w:p>
    <w:p w:rsidR="00000000" w:rsidDel="00000000" w:rsidP="00000000" w:rsidRDefault="00000000" w:rsidRPr="00000000" w14:paraId="00000376">
      <w:pPr>
        <w:numPr>
          <w:ilvl w:val="0"/>
          <w:numId w:val="108"/>
        </w:numPr>
        <w:spacing w:after="0" w:lineRule="auto"/>
        <w:ind w:left="1080" w:hanging="360"/>
        <w:jc w:val="left"/>
        <w:rPr/>
      </w:pPr>
      <w:r w:rsidDel="00000000" w:rsidR="00000000" w:rsidRPr="00000000">
        <w:rPr>
          <w:rtl w:val="0"/>
        </w:rPr>
        <w:t xml:space="preserve">Usuário vinculado ao </w:t>
      </w:r>
      <w:r w:rsidDel="00000000" w:rsidR="00000000" w:rsidRPr="00000000">
        <w:rPr>
          <w:b w:val="1"/>
          <w:rtl w:val="0"/>
        </w:rPr>
        <w:t xml:space="preserve">CAS</w:t>
      </w:r>
      <w:r w:rsidDel="00000000" w:rsidR="00000000" w:rsidRPr="00000000">
        <w:rPr>
          <w:rtl w:val="0"/>
        </w:rPr>
        <w:t xml:space="preserve"> com o perfil de </w:t>
      </w:r>
      <w:r w:rsidDel="00000000" w:rsidR="00000000" w:rsidRPr="00000000">
        <w:rPr>
          <w:b w:val="1"/>
          <w:rtl w:val="0"/>
        </w:rPr>
        <w:t xml:space="preserve">Administrador CAS</w:t>
      </w:r>
      <w:r w:rsidDel="00000000" w:rsidR="00000000" w:rsidRPr="00000000">
        <w:rPr>
          <w:rtl w:val="0"/>
        </w:rPr>
        <w:t xml:space="preserve"> e que esteja atribuído a algum </w:t>
      </w:r>
      <w:r w:rsidDel="00000000" w:rsidR="00000000" w:rsidRPr="00000000">
        <w:rPr>
          <w:b w:val="1"/>
          <w:rtl w:val="0"/>
        </w:rPr>
        <w:t xml:space="preserve">grupo do CAS</w:t>
      </w:r>
      <w:r w:rsidDel="00000000" w:rsidR="00000000" w:rsidRPr="00000000">
        <w:rPr>
          <w:rtl w:val="0"/>
        </w:rPr>
        <w:t xml:space="preserve">, esse consegue fazer gestão somente do seu grupo.  </w:t>
      </w:r>
    </w:p>
    <w:p w:rsidR="00000000" w:rsidDel="00000000" w:rsidP="00000000" w:rsidRDefault="00000000" w:rsidRPr="00000000" w14:paraId="00000377">
      <w:pPr>
        <w:numPr>
          <w:ilvl w:val="0"/>
          <w:numId w:val="86"/>
        </w:numPr>
        <w:spacing w:after="0" w:lineRule="auto"/>
        <w:ind w:left="1080" w:hanging="360"/>
        <w:jc w:val="left"/>
        <w:rPr/>
      </w:pPr>
      <w:r w:rsidDel="00000000" w:rsidR="00000000" w:rsidRPr="00000000">
        <w:rPr>
          <w:rtl w:val="0"/>
        </w:rPr>
        <w:t xml:space="preserve">Usuário vinculado ao </w:t>
      </w:r>
      <w:r w:rsidDel="00000000" w:rsidR="00000000" w:rsidRPr="00000000">
        <w:rPr>
          <w:b w:val="1"/>
          <w:rtl w:val="0"/>
        </w:rPr>
        <w:t xml:space="preserve">CAS</w:t>
      </w:r>
      <w:r w:rsidDel="00000000" w:rsidR="00000000" w:rsidRPr="00000000">
        <w:rPr>
          <w:rtl w:val="0"/>
        </w:rPr>
        <w:t xml:space="preserve"> com o perfil de </w:t>
      </w:r>
      <w:r w:rsidDel="00000000" w:rsidR="00000000" w:rsidRPr="00000000">
        <w:rPr>
          <w:b w:val="1"/>
          <w:rtl w:val="0"/>
        </w:rPr>
        <w:t xml:space="preserve">Operador CAS</w:t>
      </w:r>
      <w:r w:rsidDel="00000000" w:rsidR="00000000" w:rsidRPr="00000000">
        <w:rPr>
          <w:rtl w:val="0"/>
        </w:rPr>
        <w:t xml:space="preserve"> e que esteja atribuído a algum </w:t>
      </w:r>
      <w:r w:rsidDel="00000000" w:rsidR="00000000" w:rsidRPr="00000000">
        <w:rPr>
          <w:b w:val="1"/>
          <w:rtl w:val="0"/>
        </w:rPr>
        <w:t xml:space="preserve">grupo do CAS</w:t>
      </w:r>
      <w:r w:rsidDel="00000000" w:rsidR="00000000" w:rsidRPr="00000000">
        <w:rPr>
          <w:rtl w:val="0"/>
        </w:rPr>
        <w:t xml:space="preserve">, esse consegue receber atendimento somente das filas de acordo com o seu grupo.  </w:t>
      </w:r>
    </w:p>
    <w:p w:rsidR="00000000" w:rsidDel="00000000" w:rsidP="00000000" w:rsidRDefault="00000000" w:rsidRPr="00000000" w14:paraId="00000378">
      <w:pPr>
        <w:numPr>
          <w:ilvl w:val="0"/>
          <w:numId w:val="10"/>
        </w:numPr>
        <w:spacing w:after="0" w:lineRule="auto"/>
        <w:ind w:left="1080" w:hanging="360"/>
        <w:jc w:val="left"/>
        <w:rPr/>
      </w:pPr>
      <w:r w:rsidDel="00000000" w:rsidR="00000000" w:rsidRPr="00000000">
        <w:rPr>
          <w:rtl w:val="0"/>
        </w:rPr>
        <w:t xml:space="preserve">Usuário vinculado a uma central, com perfil </w:t>
      </w:r>
      <w:r w:rsidDel="00000000" w:rsidR="00000000" w:rsidRPr="00000000">
        <w:rPr>
          <w:b w:val="1"/>
          <w:rtl w:val="0"/>
        </w:rPr>
        <w:t xml:space="preserve">Admin Central </w:t>
      </w:r>
      <w:r w:rsidDel="00000000" w:rsidR="00000000" w:rsidRPr="00000000">
        <w:rPr>
          <w:rtl w:val="0"/>
        </w:rPr>
        <w:t xml:space="preserve">consegue fazer gestão das c</w:t>
      </w:r>
      <w:r w:rsidDel="00000000" w:rsidR="00000000" w:rsidRPr="00000000">
        <w:rPr>
          <w:b w:val="1"/>
          <w:rtl w:val="0"/>
        </w:rPr>
        <w:t xml:space="preserve">ooperativas</w:t>
      </w:r>
      <w:r w:rsidDel="00000000" w:rsidR="00000000" w:rsidRPr="00000000">
        <w:rPr>
          <w:rtl w:val="0"/>
        </w:rPr>
        <w:t xml:space="preserve"> e </w:t>
      </w:r>
      <w:r w:rsidDel="00000000" w:rsidR="00000000" w:rsidRPr="00000000">
        <w:rPr>
          <w:b w:val="1"/>
          <w:rtl w:val="0"/>
        </w:rPr>
        <w:t xml:space="preserve">agências</w:t>
      </w:r>
      <w:r w:rsidDel="00000000" w:rsidR="00000000" w:rsidRPr="00000000">
        <w:rPr>
          <w:rtl w:val="0"/>
        </w:rPr>
        <w:t xml:space="preserve"> abaixo da sua hierarquia.  </w:t>
      </w:r>
    </w:p>
    <w:p w:rsidR="00000000" w:rsidDel="00000000" w:rsidP="00000000" w:rsidRDefault="00000000" w:rsidRPr="00000000" w14:paraId="00000379">
      <w:pPr>
        <w:numPr>
          <w:ilvl w:val="0"/>
          <w:numId w:val="106"/>
        </w:numPr>
        <w:spacing w:after="0" w:lineRule="auto"/>
        <w:ind w:left="1080" w:hanging="360"/>
        <w:jc w:val="left"/>
        <w:rPr/>
      </w:pPr>
      <w:r w:rsidDel="00000000" w:rsidR="00000000" w:rsidRPr="00000000">
        <w:rPr>
          <w:rtl w:val="0"/>
        </w:rPr>
        <w:t xml:space="preserve">Usuário vinculado a uma cooperativa, com perfil </w:t>
      </w:r>
      <w:r w:rsidDel="00000000" w:rsidR="00000000" w:rsidRPr="00000000">
        <w:rPr>
          <w:b w:val="1"/>
          <w:rtl w:val="0"/>
        </w:rPr>
        <w:t xml:space="preserve">Admin Cooperativa </w:t>
      </w:r>
      <w:r w:rsidDel="00000000" w:rsidR="00000000" w:rsidRPr="00000000">
        <w:rPr>
          <w:rtl w:val="0"/>
        </w:rPr>
        <w:t xml:space="preserve">consegue fazer gestão do </w:t>
      </w:r>
      <w:r w:rsidDel="00000000" w:rsidR="00000000" w:rsidRPr="00000000">
        <w:rPr>
          <w:b w:val="1"/>
          <w:rtl w:val="0"/>
        </w:rPr>
        <w:t xml:space="preserve">seu grupo</w:t>
      </w:r>
      <w:r w:rsidDel="00000000" w:rsidR="00000000" w:rsidRPr="00000000">
        <w:rPr>
          <w:rtl w:val="0"/>
        </w:rPr>
        <w:t xml:space="preserve"> e grupos das </w:t>
      </w:r>
      <w:r w:rsidDel="00000000" w:rsidR="00000000" w:rsidRPr="00000000">
        <w:rPr>
          <w:b w:val="1"/>
          <w:rtl w:val="0"/>
        </w:rPr>
        <w:t xml:space="preserve">agências</w:t>
      </w:r>
      <w:r w:rsidDel="00000000" w:rsidR="00000000" w:rsidRPr="00000000">
        <w:rPr>
          <w:rtl w:val="0"/>
        </w:rPr>
        <w:t xml:space="preserve"> abaixo da sua hierarquia.  </w:t>
      </w:r>
    </w:p>
    <w:p w:rsidR="00000000" w:rsidDel="00000000" w:rsidP="00000000" w:rsidRDefault="00000000" w:rsidRPr="00000000" w14:paraId="0000037A">
      <w:pPr>
        <w:numPr>
          <w:ilvl w:val="0"/>
          <w:numId w:val="38"/>
        </w:numPr>
        <w:spacing w:after="0" w:lineRule="auto"/>
        <w:ind w:left="1080" w:hanging="360"/>
        <w:jc w:val="left"/>
        <w:rPr/>
      </w:pPr>
      <w:r w:rsidDel="00000000" w:rsidR="00000000" w:rsidRPr="00000000">
        <w:rPr>
          <w:rtl w:val="0"/>
        </w:rPr>
        <w:t xml:space="preserve">Usuário vinculado a uma cooperativa, com perfil </w:t>
      </w:r>
      <w:r w:rsidDel="00000000" w:rsidR="00000000" w:rsidRPr="00000000">
        <w:rPr>
          <w:b w:val="1"/>
          <w:rtl w:val="0"/>
        </w:rPr>
        <w:t xml:space="preserve">Operador Cooperativa </w:t>
      </w:r>
      <w:r w:rsidDel="00000000" w:rsidR="00000000" w:rsidRPr="00000000">
        <w:rPr>
          <w:rtl w:val="0"/>
        </w:rPr>
        <w:t xml:space="preserve">pode receber atendimento do </w:t>
      </w:r>
      <w:r w:rsidDel="00000000" w:rsidR="00000000" w:rsidRPr="00000000">
        <w:rPr>
          <w:b w:val="1"/>
          <w:rtl w:val="0"/>
        </w:rPr>
        <w:t xml:space="preserve">seu grupo</w:t>
      </w:r>
      <w:r w:rsidDel="00000000" w:rsidR="00000000" w:rsidRPr="00000000">
        <w:rPr>
          <w:rtl w:val="0"/>
        </w:rPr>
        <w:t xml:space="preserve"> e </w:t>
      </w:r>
      <w:r w:rsidDel="00000000" w:rsidR="00000000" w:rsidRPr="00000000">
        <w:rPr>
          <w:b w:val="1"/>
          <w:rtl w:val="0"/>
        </w:rPr>
        <w:t xml:space="preserve">grupo de agências</w:t>
      </w:r>
      <w:r w:rsidDel="00000000" w:rsidR="00000000" w:rsidRPr="00000000">
        <w:rPr>
          <w:rtl w:val="0"/>
        </w:rPr>
        <w:t xml:space="preserve"> abaixo da sua hierarquia. </w:t>
      </w:r>
    </w:p>
    <w:p w:rsidR="00000000" w:rsidDel="00000000" w:rsidP="00000000" w:rsidRDefault="00000000" w:rsidRPr="00000000" w14:paraId="0000037B">
      <w:pPr>
        <w:numPr>
          <w:ilvl w:val="0"/>
          <w:numId w:val="147"/>
        </w:numPr>
        <w:spacing w:after="0" w:lineRule="auto"/>
        <w:ind w:left="1080" w:hanging="360"/>
        <w:jc w:val="left"/>
        <w:rPr/>
      </w:pPr>
      <w:r w:rsidDel="00000000" w:rsidR="00000000" w:rsidRPr="00000000">
        <w:rPr>
          <w:rtl w:val="0"/>
        </w:rPr>
        <w:t xml:space="preserve">Usuário vinculado a uma </w:t>
      </w:r>
      <w:r w:rsidDel="00000000" w:rsidR="00000000" w:rsidRPr="00000000">
        <w:rPr>
          <w:b w:val="1"/>
          <w:rtl w:val="0"/>
        </w:rPr>
        <w:t xml:space="preserve">agência</w:t>
      </w:r>
      <w:r w:rsidDel="00000000" w:rsidR="00000000" w:rsidRPr="00000000">
        <w:rPr>
          <w:rtl w:val="0"/>
        </w:rPr>
        <w:t xml:space="preserve"> com o perfil de </w:t>
      </w:r>
      <w:r w:rsidDel="00000000" w:rsidR="00000000" w:rsidRPr="00000000">
        <w:rPr>
          <w:b w:val="1"/>
          <w:rtl w:val="0"/>
        </w:rPr>
        <w:t xml:space="preserve">Admin Agência</w:t>
      </w:r>
      <w:r w:rsidDel="00000000" w:rsidR="00000000" w:rsidRPr="00000000">
        <w:rPr>
          <w:rtl w:val="0"/>
        </w:rPr>
        <w:t xml:space="preserve"> pode fazer a gestão do </w:t>
      </w:r>
      <w:r w:rsidDel="00000000" w:rsidR="00000000" w:rsidRPr="00000000">
        <w:rPr>
          <w:b w:val="1"/>
          <w:rtl w:val="0"/>
        </w:rPr>
        <w:t xml:space="preserve">seu grupo</w:t>
      </w:r>
      <w:r w:rsidDel="00000000" w:rsidR="00000000" w:rsidRPr="00000000">
        <w:rPr>
          <w:rtl w:val="0"/>
        </w:rPr>
        <w:t xml:space="preserve"> </w:t>
      </w:r>
    </w:p>
    <w:p w:rsidR="00000000" w:rsidDel="00000000" w:rsidP="00000000" w:rsidRDefault="00000000" w:rsidRPr="00000000" w14:paraId="0000037C">
      <w:pPr>
        <w:numPr>
          <w:ilvl w:val="0"/>
          <w:numId w:val="314"/>
        </w:numPr>
        <w:spacing w:after="0" w:lineRule="auto"/>
        <w:ind w:left="1080" w:hanging="360"/>
        <w:jc w:val="left"/>
        <w:rPr/>
      </w:pPr>
      <w:r w:rsidDel="00000000" w:rsidR="00000000" w:rsidRPr="00000000">
        <w:rPr>
          <w:rtl w:val="0"/>
        </w:rPr>
        <w:t xml:space="preserve">Usuário vinculado a uma </w:t>
      </w:r>
      <w:r w:rsidDel="00000000" w:rsidR="00000000" w:rsidRPr="00000000">
        <w:rPr>
          <w:b w:val="1"/>
          <w:rtl w:val="0"/>
        </w:rPr>
        <w:t xml:space="preserve">agência</w:t>
      </w:r>
      <w:r w:rsidDel="00000000" w:rsidR="00000000" w:rsidRPr="00000000">
        <w:rPr>
          <w:rtl w:val="0"/>
        </w:rPr>
        <w:t xml:space="preserve"> com o perfil de </w:t>
      </w:r>
      <w:r w:rsidDel="00000000" w:rsidR="00000000" w:rsidRPr="00000000">
        <w:rPr>
          <w:b w:val="1"/>
          <w:rtl w:val="0"/>
        </w:rPr>
        <w:t xml:space="preserve">Operador Agência </w:t>
      </w:r>
      <w:r w:rsidDel="00000000" w:rsidR="00000000" w:rsidRPr="00000000">
        <w:rPr>
          <w:rtl w:val="0"/>
        </w:rPr>
        <w:t xml:space="preserve">recebe atendimentos de acordo com as filas do </w:t>
      </w:r>
      <w:r w:rsidDel="00000000" w:rsidR="00000000" w:rsidRPr="00000000">
        <w:rPr>
          <w:b w:val="1"/>
          <w:rtl w:val="0"/>
        </w:rPr>
        <w:t xml:space="preserve">seu grupo</w:t>
      </w:r>
      <w:r w:rsidDel="00000000" w:rsidR="00000000" w:rsidRPr="00000000">
        <w:rPr>
          <w:rtl w:val="0"/>
        </w:rPr>
        <w:t xml:space="preserve">.  </w:t>
      </w:r>
    </w:p>
    <w:p w:rsidR="00000000" w:rsidDel="00000000" w:rsidP="00000000" w:rsidRDefault="00000000" w:rsidRPr="00000000" w14:paraId="0000037D">
      <w:pPr>
        <w:shd w:fill="ffffff" w:val="clear"/>
        <w:spacing w:after="160" w:lineRule="auto"/>
        <w:rPr/>
      </w:pPr>
      <w:r w:rsidDel="00000000" w:rsidR="00000000" w:rsidRPr="00000000">
        <w:rPr>
          <w:rtl w:val="0"/>
        </w:rPr>
        <w:t xml:space="preserve"> </w:t>
      </w:r>
    </w:p>
    <w:p w:rsidR="00000000" w:rsidDel="00000000" w:rsidP="00000000" w:rsidRDefault="00000000" w:rsidRPr="00000000" w14:paraId="0000037E">
      <w:pPr>
        <w:shd w:fill="ffffff" w:val="clear"/>
        <w:spacing w:after="160" w:lineRule="auto"/>
        <w:rPr/>
      </w:pPr>
      <w:r w:rsidDel="00000000" w:rsidR="00000000" w:rsidRPr="00000000">
        <w:rPr>
          <w:b w:val="1"/>
          <w:rtl w:val="0"/>
        </w:rPr>
        <w:t xml:space="preserve">Hierarquia por perfil</w:t>
      </w:r>
      <w:r w:rsidDel="00000000" w:rsidR="00000000" w:rsidRPr="00000000">
        <w:rPr>
          <w:rtl w:val="0"/>
        </w:rPr>
        <w:t xml:space="preserve"> </w:t>
      </w:r>
    </w:p>
    <w:p w:rsidR="00000000" w:rsidDel="00000000" w:rsidP="00000000" w:rsidRDefault="00000000" w:rsidRPr="00000000" w14:paraId="0000037F">
      <w:pPr>
        <w:shd w:fill="ffffff" w:val="clear"/>
        <w:spacing w:after="160" w:lineRule="auto"/>
        <w:rPr/>
      </w:pPr>
      <w:r w:rsidDel="00000000" w:rsidR="00000000" w:rsidRPr="00000000">
        <w:rPr>
          <w:b w:val="1"/>
          <w:rtl w:val="0"/>
        </w:rPr>
        <w:t xml:space="preserve">Super Administrador</w:t>
      </w:r>
      <w:r w:rsidDel="00000000" w:rsidR="00000000" w:rsidRPr="00000000">
        <w:rPr>
          <w:rtl w:val="0"/>
        </w:rPr>
        <w:t xml:space="preserve"> tem gestão sobre:  </w:t>
      </w:r>
    </w:p>
    <w:p w:rsidR="00000000" w:rsidDel="00000000" w:rsidP="00000000" w:rsidRDefault="00000000" w:rsidRPr="00000000" w14:paraId="00000380">
      <w:pPr>
        <w:numPr>
          <w:ilvl w:val="0"/>
          <w:numId w:val="79"/>
        </w:numPr>
        <w:spacing w:after="0" w:lineRule="auto"/>
        <w:ind w:left="1080" w:hanging="360"/>
        <w:jc w:val="left"/>
        <w:rPr/>
      </w:pPr>
      <w:r w:rsidDel="00000000" w:rsidR="00000000" w:rsidRPr="00000000">
        <w:rPr>
          <w:rtl w:val="0"/>
        </w:rPr>
        <w:t xml:space="preserve">Admin Sicredi  </w:t>
      </w:r>
    </w:p>
    <w:p w:rsidR="00000000" w:rsidDel="00000000" w:rsidP="00000000" w:rsidRDefault="00000000" w:rsidRPr="00000000" w14:paraId="00000381">
      <w:pPr>
        <w:numPr>
          <w:ilvl w:val="0"/>
          <w:numId w:val="338"/>
        </w:numPr>
        <w:spacing w:after="0" w:lineRule="auto"/>
        <w:ind w:left="1080" w:hanging="360"/>
        <w:jc w:val="left"/>
        <w:rPr/>
      </w:pPr>
      <w:r w:rsidDel="00000000" w:rsidR="00000000" w:rsidRPr="00000000">
        <w:rPr>
          <w:rtl w:val="0"/>
        </w:rPr>
        <w:t xml:space="preserve">Admin CAS  </w:t>
      </w:r>
    </w:p>
    <w:p w:rsidR="00000000" w:rsidDel="00000000" w:rsidP="00000000" w:rsidRDefault="00000000" w:rsidRPr="00000000" w14:paraId="00000382">
      <w:pPr>
        <w:numPr>
          <w:ilvl w:val="0"/>
          <w:numId w:val="245"/>
        </w:numPr>
        <w:spacing w:after="0" w:lineRule="auto"/>
        <w:ind w:left="1080" w:hanging="360"/>
        <w:jc w:val="left"/>
        <w:rPr/>
      </w:pPr>
      <w:r w:rsidDel="00000000" w:rsidR="00000000" w:rsidRPr="00000000">
        <w:rPr>
          <w:rtl w:val="0"/>
        </w:rPr>
        <w:t xml:space="preserve">Operador, CAS </w:t>
      </w:r>
    </w:p>
    <w:p w:rsidR="00000000" w:rsidDel="00000000" w:rsidP="00000000" w:rsidRDefault="00000000" w:rsidRPr="00000000" w14:paraId="00000383">
      <w:pPr>
        <w:numPr>
          <w:ilvl w:val="0"/>
          <w:numId w:val="256"/>
        </w:numPr>
        <w:spacing w:after="0" w:lineRule="auto"/>
        <w:ind w:left="1080" w:hanging="360"/>
        <w:jc w:val="left"/>
        <w:rPr/>
      </w:pPr>
      <w:r w:rsidDel="00000000" w:rsidR="00000000" w:rsidRPr="00000000">
        <w:rPr>
          <w:rtl w:val="0"/>
        </w:rPr>
        <w:t xml:space="preserve">Admin Central  </w:t>
      </w:r>
    </w:p>
    <w:p w:rsidR="00000000" w:rsidDel="00000000" w:rsidP="00000000" w:rsidRDefault="00000000" w:rsidRPr="00000000" w14:paraId="00000384">
      <w:pPr>
        <w:numPr>
          <w:ilvl w:val="0"/>
          <w:numId w:val="68"/>
        </w:numPr>
        <w:spacing w:after="0" w:lineRule="auto"/>
        <w:ind w:left="1080" w:hanging="360"/>
        <w:jc w:val="left"/>
        <w:rPr/>
      </w:pPr>
      <w:r w:rsidDel="00000000" w:rsidR="00000000" w:rsidRPr="00000000">
        <w:rPr>
          <w:rtl w:val="0"/>
        </w:rPr>
        <w:t xml:space="preserve">Admin Cooperativa  </w:t>
      </w:r>
    </w:p>
    <w:p w:rsidR="00000000" w:rsidDel="00000000" w:rsidP="00000000" w:rsidRDefault="00000000" w:rsidRPr="00000000" w14:paraId="00000385">
      <w:pPr>
        <w:numPr>
          <w:ilvl w:val="0"/>
          <w:numId w:val="143"/>
        </w:numPr>
        <w:spacing w:after="0" w:lineRule="auto"/>
        <w:ind w:left="1080" w:hanging="360"/>
        <w:jc w:val="left"/>
        <w:rPr/>
      </w:pPr>
      <w:r w:rsidDel="00000000" w:rsidR="00000000" w:rsidRPr="00000000">
        <w:rPr>
          <w:rtl w:val="0"/>
        </w:rPr>
        <w:t xml:space="preserve">Operador Cooperativa </w:t>
      </w:r>
    </w:p>
    <w:p w:rsidR="00000000" w:rsidDel="00000000" w:rsidP="00000000" w:rsidRDefault="00000000" w:rsidRPr="00000000" w14:paraId="00000386">
      <w:pPr>
        <w:numPr>
          <w:ilvl w:val="0"/>
          <w:numId w:val="199"/>
        </w:numPr>
        <w:spacing w:after="0" w:lineRule="auto"/>
        <w:ind w:left="1080" w:hanging="360"/>
        <w:jc w:val="left"/>
        <w:rPr/>
      </w:pPr>
      <w:r w:rsidDel="00000000" w:rsidR="00000000" w:rsidRPr="00000000">
        <w:rPr>
          <w:rtl w:val="0"/>
        </w:rPr>
        <w:t xml:space="preserve">Admin Agência </w:t>
      </w:r>
    </w:p>
    <w:p w:rsidR="00000000" w:rsidDel="00000000" w:rsidP="00000000" w:rsidRDefault="00000000" w:rsidRPr="00000000" w14:paraId="00000387">
      <w:pPr>
        <w:numPr>
          <w:ilvl w:val="0"/>
          <w:numId w:val="216"/>
        </w:numPr>
        <w:spacing w:after="0" w:lineRule="auto"/>
        <w:ind w:left="1080" w:hanging="360"/>
        <w:jc w:val="left"/>
        <w:rPr/>
      </w:pPr>
      <w:r w:rsidDel="00000000" w:rsidR="00000000" w:rsidRPr="00000000">
        <w:rPr>
          <w:rtl w:val="0"/>
        </w:rPr>
        <w:t xml:space="preserve">Operador Agência </w:t>
      </w:r>
    </w:p>
    <w:p w:rsidR="00000000" w:rsidDel="00000000" w:rsidP="00000000" w:rsidRDefault="00000000" w:rsidRPr="00000000" w14:paraId="00000388">
      <w:pPr>
        <w:shd w:fill="ffffff" w:val="clear"/>
        <w:spacing w:after="160" w:lineRule="auto"/>
        <w:rPr/>
      </w:pPr>
      <w:r w:rsidDel="00000000" w:rsidR="00000000" w:rsidRPr="00000000">
        <w:rPr>
          <w:b w:val="1"/>
          <w:rtl w:val="0"/>
        </w:rPr>
        <w:t xml:space="preserve">Admin Sicredi</w:t>
      </w:r>
      <w:r w:rsidDel="00000000" w:rsidR="00000000" w:rsidRPr="00000000">
        <w:rPr>
          <w:rtl w:val="0"/>
        </w:rPr>
        <w:t xml:space="preserve"> tem gestão sobre:  </w:t>
      </w:r>
    </w:p>
    <w:p w:rsidR="00000000" w:rsidDel="00000000" w:rsidP="00000000" w:rsidRDefault="00000000" w:rsidRPr="00000000" w14:paraId="00000389">
      <w:pPr>
        <w:numPr>
          <w:ilvl w:val="0"/>
          <w:numId w:val="267"/>
        </w:numPr>
        <w:spacing w:after="0" w:lineRule="auto"/>
        <w:ind w:left="1080" w:hanging="360"/>
        <w:jc w:val="left"/>
        <w:rPr/>
      </w:pPr>
      <w:r w:rsidDel="00000000" w:rsidR="00000000" w:rsidRPr="00000000">
        <w:rPr>
          <w:rtl w:val="0"/>
        </w:rPr>
        <w:t xml:space="preserve">Admin CAS  </w:t>
      </w:r>
    </w:p>
    <w:p w:rsidR="00000000" w:rsidDel="00000000" w:rsidP="00000000" w:rsidRDefault="00000000" w:rsidRPr="00000000" w14:paraId="0000038A">
      <w:pPr>
        <w:numPr>
          <w:ilvl w:val="0"/>
          <w:numId w:val="287"/>
        </w:numPr>
        <w:spacing w:after="0" w:lineRule="auto"/>
        <w:ind w:left="1080" w:hanging="360"/>
        <w:jc w:val="left"/>
        <w:rPr/>
      </w:pPr>
      <w:r w:rsidDel="00000000" w:rsidR="00000000" w:rsidRPr="00000000">
        <w:rPr>
          <w:rtl w:val="0"/>
        </w:rPr>
        <w:t xml:space="preserve">Operador, CAS </w:t>
      </w:r>
    </w:p>
    <w:p w:rsidR="00000000" w:rsidDel="00000000" w:rsidP="00000000" w:rsidRDefault="00000000" w:rsidRPr="00000000" w14:paraId="0000038B">
      <w:pPr>
        <w:numPr>
          <w:ilvl w:val="0"/>
          <w:numId w:val="208"/>
        </w:numPr>
        <w:spacing w:after="0" w:lineRule="auto"/>
        <w:ind w:left="1080" w:hanging="360"/>
        <w:jc w:val="left"/>
        <w:rPr/>
      </w:pPr>
      <w:r w:rsidDel="00000000" w:rsidR="00000000" w:rsidRPr="00000000">
        <w:rPr>
          <w:rtl w:val="0"/>
        </w:rPr>
        <w:t xml:space="preserve">Admin Central  </w:t>
      </w:r>
    </w:p>
    <w:p w:rsidR="00000000" w:rsidDel="00000000" w:rsidP="00000000" w:rsidRDefault="00000000" w:rsidRPr="00000000" w14:paraId="0000038C">
      <w:pPr>
        <w:numPr>
          <w:ilvl w:val="0"/>
          <w:numId w:val="149"/>
        </w:numPr>
        <w:spacing w:after="0" w:lineRule="auto"/>
        <w:ind w:left="1080" w:hanging="360"/>
        <w:jc w:val="left"/>
        <w:rPr/>
      </w:pPr>
      <w:r w:rsidDel="00000000" w:rsidR="00000000" w:rsidRPr="00000000">
        <w:rPr>
          <w:rtl w:val="0"/>
        </w:rPr>
        <w:t xml:space="preserve">Admin cooperativa  </w:t>
      </w:r>
    </w:p>
    <w:p w:rsidR="00000000" w:rsidDel="00000000" w:rsidP="00000000" w:rsidRDefault="00000000" w:rsidRPr="00000000" w14:paraId="0000038D">
      <w:pPr>
        <w:numPr>
          <w:ilvl w:val="0"/>
          <w:numId w:val="88"/>
        </w:numPr>
        <w:spacing w:after="0" w:lineRule="auto"/>
        <w:ind w:left="1080" w:hanging="360"/>
        <w:jc w:val="left"/>
        <w:rPr/>
      </w:pPr>
      <w:r w:rsidDel="00000000" w:rsidR="00000000" w:rsidRPr="00000000">
        <w:rPr>
          <w:rtl w:val="0"/>
        </w:rPr>
        <w:t xml:space="preserve">Operador cooperativa </w:t>
      </w:r>
    </w:p>
    <w:p w:rsidR="00000000" w:rsidDel="00000000" w:rsidP="00000000" w:rsidRDefault="00000000" w:rsidRPr="00000000" w14:paraId="0000038E">
      <w:pPr>
        <w:numPr>
          <w:ilvl w:val="0"/>
          <w:numId w:val="316"/>
        </w:numPr>
        <w:spacing w:after="0" w:lineRule="auto"/>
        <w:ind w:left="1080" w:hanging="360"/>
        <w:jc w:val="left"/>
        <w:rPr/>
      </w:pPr>
      <w:r w:rsidDel="00000000" w:rsidR="00000000" w:rsidRPr="00000000">
        <w:rPr>
          <w:rtl w:val="0"/>
        </w:rPr>
        <w:t xml:space="preserve">Admin agência </w:t>
      </w:r>
    </w:p>
    <w:p w:rsidR="00000000" w:rsidDel="00000000" w:rsidP="00000000" w:rsidRDefault="00000000" w:rsidRPr="00000000" w14:paraId="0000038F">
      <w:pPr>
        <w:numPr>
          <w:ilvl w:val="0"/>
          <w:numId w:val="210"/>
        </w:numPr>
        <w:spacing w:after="0" w:lineRule="auto"/>
        <w:ind w:left="1080" w:hanging="360"/>
        <w:jc w:val="left"/>
        <w:rPr/>
      </w:pPr>
      <w:r w:rsidDel="00000000" w:rsidR="00000000" w:rsidRPr="00000000">
        <w:rPr>
          <w:rtl w:val="0"/>
        </w:rPr>
        <w:t xml:space="preserve">Operador Agência </w:t>
      </w:r>
    </w:p>
    <w:p w:rsidR="00000000" w:rsidDel="00000000" w:rsidP="00000000" w:rsidRDefault="00000000" w:rsidRPr="00000000" w14:paraId="00000390">
      <w:pPr>
        <w:shd w:fill="ffffff" w:val="clear"/>
        <w:spacing w:after="160" w:lineRule="auto"/>
        <w:rPr/>
      </w:pPr>
      <w:r w:rsidDel="00000000" w:rsidR="00000000" w:rsidRPr="00000000">
        <w:rPr>
          <w:b w:val="1"/>
          <w:rtl w:val="0"/>
        </w:rPr>
        <w:t xml:space="preserve">Admin CAS</w:t>
      </w:r>
      <w:r w:rsidDel="00000000" w:rsidR="00000000" w:rsidRPr="00000000">
        <w:rPr>
          <w:rtl w:val="0"/>
        </w:rPr>
        <w:t xml:space="preserve"> tem gestão sobre:  </w:t>
      </w:r>
    </w:p>
    <w:p w:rsidR="00000000" w:rsidDel="00000000" w:rsidP="00000000" w:rsidRDefault="00000000" w:rsidRPr="00000000" w14:paraId="00000391">
      <w:pPr>
        <w:numPr>
          <w:ilvl w:val="0"/>
          <w:numId w:val="181"/>
        </w:numPr>
        <w:spacing w:after="0" w:lineRule="auto"/>
        <w:ind w:left="1080" w:hanging="360"/>
        <w:jc w:val="left"/>
        <w:rPr/>
      </w:pPr>
      <w:r w:rsidDel="00000000" w:rsidR="00000000" w:rsidRPr="00000000">
        <w:rPr>
          <w:rtl w:val="0"/>
        </w:rPr>
        <w:t xml:space="preserve">Operador, CAS </w:t>
      </w:r>
    </w:p>
    <w:p w:rsidR="00000000" w:rsidDel="00000000" w:rsidP="00000000" w:rsidRDefault="00000000" w:rsidRPr="00000000" w14:paraId="00000392">
      <w:pPr>
        <w:shd w:fill="ffffff" w:val="clear"/>
        <w:spacing w:after="160" w:lineRule="auto"/>
        <w:rPr/>
      </w:pPr>
      <w:r w:rsidDel="00000000" w:rsidR="00000000" w:rsidRPr="00000000">
        <w:rPr>
          <w:b w:val="1"/>
          <w:rtl w:val="0"/>
        </w:rPr>
        <w:t xml:space="preserve">Admin Central</w:t>
      </w:r>
      <w:r w:rsidDel="00000000" w:rsidR="00000000" w:rsidRPr="00000000">
        <w:rPr>
          <w:rtl w:val="0"/>
        </w:rPr>
        <w:t xml:space="preserve"> tem gestão sobre:  </w:t>
      </w:r>
    </w:p>
    <w:p w:rsidR="00000000" w:rsidDel="00000000" w:rsidP="00000000" w:rsidRDefault="00000000" w:rsidRPr="00000000" w14:paraId="00000393">
      <w:pPr>
        <w:numPr>
          <w:ilvl w:val="0"/>
          <w:numId w:val="178"/>
        </w:numPr>
        <w:spacing w:after="0" w:lineRule="auto"/>
        <w:ind w:left="1080" w:hanging="360"/>
        <w:jc w:val="left"/>
        <w:rPr/>
      </w:pPr>
      <w:r w:rsidDel="00000000" w:rsidR="00000000" w:rsidRPr="00000000">
        <w:rPr>
          <w:rtl w:val="0"/>
        </w:rPr>
        <w:t xml:space="preserve">Admin cooperativa  </w:t>
      </w:r>
    </w:p>
    <w:p w:rsidR="00000000" w:rsidDel="00000000" w:rsidP="00000000" w:rsidRDefault="00000000" w:rsidRPr="00000000" w14:paraId="00000394">
      <w:pPr>
        <w:numPr>
          <w:ilvl w:val="0"/>
          <w:numId w:val="329"/>
        </w:numPr>
        <w:spacing w:after="0" w:lineRule="auto"/>
        <w:ind w:left="1080" w:hanging="360"/>
        <w:jc w:val="left"/>
        <w:rPr/>
      </w:pPr>
      <w:r w:rsidDel="00000000" w:rsidR="00000000" w:rsidRPr="00000000">
        <w:rPr>
          <w:rtl w:val="0"/>
        </w:rPr>
        <w:t xml:space="preserve">Operador cooperativa </w:t>
      </w:r>
    </w:p>
    <w:p w:rsidR="00000000" w:rsidDel="00000000" w:rsidP="00000000" w:rsidRDefault="00000000" w:rsidRPr="00000000" w14:paraId="00000395">
      <w:pPr>
        <w:numPr>
          <w:ilvl w:val="0"/>
          <w:numId w:val="332"/>
        </w:numPr>
        <w:spacing w:after="0" w:lineRule="auto"/>
        <w:ind w:left="1080" w:hanging="360"/>
        <w:jc w:val="left"/>
        <w:rPr/>
      </w:pPr>
      <w:r w:rsidDel="00000000" w:rsidR="00000000" w:rsidRPr="00000000">
        <w:rPr>
          <w:rtl w:val="0"/>
        </w:rPr>
        <w:t xml:space="preserve">Admin agência </w:t>
      </w:r>
    </w:p>
    <w:p w:rsidR="00000000" w:rsidDel="00000000" w:rsidP="00000000" w:rsidRDefault="00000000" w:rsidRPr="00000000" w14:paraId="00000396">
      <w:pPr>
        <w:numPr>
          <w:ilvl w:val="0"/>
          <w:numId w:val="345"/>
        </w:numPr>
        <w:spacing w:after="0" w:lineRule="auto"/>
        <w:ind w:left="1080" w:hanging="360"/>
        <w:jc w:val="left"/>
        <w:rPr/>
      </w:pPr>
      <w:r w:rsidDel="00000000" w:rsidR="00000000" w:rsidRPr="00000000">
        <w:rPr>
          <w:rtl w:val="0"/>
        </w:rPr>
        <w:t xml:space="preserve">Operador Agência </w:t>
      </w:r>
    </w:p>
    <w:p w:rsidR="00000000" w:rsidDel="00000000" w:rsidP="00000000" w:rsidRDefault="00000000" w:rsidRPr="00000000" w14:paraId="00000397">
      <w:pPr>
        <w:shd w:fill="ffffff" w:val="clear"/>
        <w:spacing w:after="160" w:lineRule="auto"/>
        <w:rPr/>
      </w:pPr>
      <w:r w:rsidDel="00000000" w:rsidR="00000000" w:rsidRPr="00000000">
        <w:rPr>
          <w:b w:val="1"/>
          <w:rtl w:val="0"/>
        </w:rPr>
        <w:t xml:space="preserve">Admin Cooperativa</w:t>
      </w:r>
      <w:r w:rsidDel="00000000" w:rsidR="00000000" w:rsidRPr="00000000">
        <w:rPr>
          <w:rtl w:val="0"/>
        </w:rPr>
        <w:t xml:space="preserve"> tem gestão sobre:  </w:t>
      </w:r>
    </w:p>
    <w:p w:rsidR="00000000" w:rsidDel="00000000" w:rsidP="00000000" w:rsidRDefault="00000000" w:rsidRPr="00000000" w14:paraId="00000398">
      <w:pPr>
        <w:numPr>
          <w:ilvl w:val="0"/>
          <w:numId w:val="357"/>
        </w:numPr>
        <w:spacing w:after="0" w:lineRule="auto"/>
        <w:ind w:left="1080" w:hanging="360"/>
        <w:jc w:val="left"/>
        <w:rPr/>
      </w:pPr>
      <w:r w:rsidDel="00000000" w:rsidR="00000000" w:rsidRPr="00000000">
        <w:rPr>
          <w:rtl w:val="0"/>
        </w:rPr>
        <w:t xml:space="preserve">Operador cooperativa </w:t>
      </w:r>
    </w:p>
    <w:p w:rsidR="00000000" w:rsidDel="00000000" w:rsidP="00000000" w:rsidRDefault="00000000" w:rsidRPr="00000000" w14:paraId="00000399">
      <w:pPr>
        <w:numPr>
          <w:ilvl w:val="0"/>
          <w:numId w:val="40"/>
        </w:numPr>
        <w:spacing w:after="0" w:lineRule="auto"/>
        <w:ind w:left="1080" w:hanging="360"/>
        <w:jc w:val="left"/>
        <w:rPr/>
      </w:pPr>
      <w:r w:rsidDel="00000000" w:rsidR="00000000" w:rsidRPr="00000000">
        <w:rPr>
          <w:rtl w:val="0"/>
        </w:rPr>
        <w:t xml:space="preserve">Admin agência </w:t>
      </w:r>
    </w:p>
    <w:p w:rsidR="00000000" w:rsidDel="00000000" w:rsidP="00000000" w:rsidRDefault="00000000" w:rsidRPr="00000000" w14:paraId="0000039A">
      <w:pPr>
        <w:numPr>
          <w:ilvl w:val="0"/>
          <w:numId w:val="110"/>
        </w:numPr>
        <w:spacing w:after="0" w:lineRule="auto"/>
        <w:ind w:left="1080" w:hanging="360"/>
        <w:jc w:val="left"/>
        <w:rPr/>
      </w:pPr>
      <w:r w:rsidDel="00000000" w:rsidR="00000000" w:rsidRPr="00000000">
        <w:rPr>
          <w:rtl w:val="0"/>
        </w:rPr>
        <w:t xml:space="preserve">Operador Agência </w:t>
      </w:r>
    </w:p>
    <w:p w:rsidR="00000000" w:rsidDel="00000000" w:rsidP="00000000" w:rsidRDefault="00000000" w:rsidRPr="00000000" w14:paraId="0000039B">
      <w:pPr>
        <w:shd w:fill="ffffff" w:val="clear"/>
        <w:spacing w:after="160" w:lineRule="auto"/>
        <w:rPr/>
      </w:pPr>
      <w:r w:rsidDel="00000000" w:rsidR="00000000" w:rsidRPr="00000000">
        <w:rPr>
          <w:b w:val="1"/>
          <w:rtl w:val="0"/>
        </w:rPr>
        <w:t xml:space="preserve">Admin Agência</w:t>
      </w:r>
      <w:r w:rsidDel="00000000" w:rsidR="00000000" w:rsidRPr="00000000">
        <w:rPr>
          <w:rtl w:val="0"/>
        </w:rPr>
        <w:t xml:space="preserve"> tem gestão sobre:  </w:t>
      </w:r>
    </w:p>
    <w:p w:rsidR="00000000" w:rsidDel="00000000" w:rsidP="00000000" w:rsidRDefault="00000000" w:rsidRPr="00000000" w14:paraId="0000039C">
      <w:pPr>
        <w:numPr>
          <w:ilvl w:val="0"/>
          <w:numId w:val="281"/>
        </w:numPr>
        <w:spacing w:after="0" w:lineRule="auto"/>
        <w:ind w:left="1080" w:hanging="360"/>
        <w:jc w:val="left"/>
        <w:rPr/>
      </w:pPr>
      <w:r w:rsidDel="00000000" w:rsidR="00000000" w:rsidRPr="00000000">
        <w:rPr>
          <w:rtl w:val="0"/>
        </w:rPr>
        <w:t xml:space="preserve">Operador Agência </w:t>
      </w:r>
    </w:p>
    <w:p w:rsidR="00000000" w:rsidDel="00000000" w:rsidP="00000000" w:rsidRDefault="00000000" w:rsidRPr="00000000" w14:paraId="0000039D">
      <w:pPr>
        <w:shd w:fill="ffffff" w:val="clear"/>
        <w:spacing w:after="160" w:lineRule="auto"/>
        <w:rPr/>
      </w:pPr>
      <w:r w:rsidDel="00000000" w:rsidR="00000000" w:rsidRPr="00000000">
        <w:rPr>
          <w:b w:val="1"/>
          <w:rtl w:val="0"/>
        </w:rPr>
        <w:t xml:space="preserve">Exemplos de onde olhamos para a hierarquia. </w:t>
      </w:r>
      <w:r w:rsidDel="00000000" w:rsidR="00000000" w:rsidRPr="00000000">
        <w:rPr>
          <w:rtl w:val="0"/>
        </w:rPr>
        <w:t xml:space="preserve"> </w:t>
      </w:r>
    </w:p>
    <w:p w:rsidR="00000000" w:rsidDel="00000000" w:rsidP="00000000" w:rsidRDefault="00000000" w:rsidRPr="00000000" w14:paraId="0000039E">
      <w:pPr>
        <w:numPr>
          <w:ilvl w:val="0"/>
          <w:numId w:val="43"/>
        </w:numPr>
        <w:spacing w:after="0" w:lineRule="auto"/>
        <w:ind w:left="1080" w:hanging="360"/>
        <w:jc w:val="left"/>
        <w:rPr/>
      </w:pPr>
      <w:r w:rsidDel="00000000" w:rsidR="00000000" w:rsidRPr="00000000">
        <w:rPr>
          <w:rtl w:val="0"/>
        </w:rPr>
        <w:t xml:space="preserve">Em dados </w:t>
      </w:r>
    </w:p>
    <w:p w:rsidR="00000000" w:rsidDel="00000000" w:rsidP="00000000" w:rsidRDefault="00000000" w:rsidRPr="00000000" w14:paraId="0000039F">
      <w:pPr>
        <w:numPr>
          <w:ilvl w:val="0"/>
          <w:numId w:val="109"/>
        </w:numPr>
        <w:spacing w:after="0" w:lineRule="auto"/>
        <w:ind w:left="1080" w:hanging="360"/>
        <w:jc w:val="left"/>
        <w:rPr/>
      </w:pPr>
      <w:r w:rsidDel="00000000" w:rsidR="00000000" w:rsidRPr="00000000">
        <w:rPr>
          <w:rtl w:val="0"/>
        </w:rPr>
        <w:t xml:space="preserve">Nas visualizações dos atendimentos,  </w:t>
      </w:r>
    </w:p>
    <w:p w:rsidR="00000000" w:rsidDel="00000000" w:rsidP="00000000" w:rsidRDefault="00000000" w:rsidRPr="00000000" w14:paraId="000003A0">
      <w:pPr>
        <w:numPr>
          <w:ilvl w:val="0"/>
          <w:numId w:val="73"/>
        </w:numPr>
        <w:spacing w:after="0" w:lineRule="auto"/>
        <w:ind w:left="1080" w:hanging="360"/>
        <w:jc w:val="left"/>
        <w:rPr/>
      </w:pPr>
      <w:r w:rsidDel="00000000" w:rsidR="00000000" w:rsidRPr="00000000">
        <w:rPr>
          <w:rtl w:val="0"/>
        </w:rPr>
        <w:t xml:space="preserve">Na criação, de atalhos, figurinhas,  </w:t>
      </w:r>
    </w:p>
    <w:p w:rsidR="00000000" w:rsidDel="00000000" w:rsidP="00000000" w:rsidRDefault="00000000" w:rsidRPr="00000000" w14:paraId="000003A1">
      <w:pPr>
        <w:numPr>
          <w:ilvl w:val="0"/>
          <w:numId w:val="312"/>
        </w:numPr>
        <w:spacing w:after="0" w:lineRule="auto"/>
        <w:ind w:left="1080" w:hanging="360"/>
        <w:jc w:val="left"/>
        <w:rPr/>
      </w:pPr>
      <w:r w:rsidDel="00000000" w:rsidR="00000000" w:rsidRPr="00000000">
        <w:rPr>
          <w:rtl w:val="0"/>
        </w:rPr>
        <w:t xml:space="preserve">Nas Transferências de atendimento, </w:t>
      </w:r>
    </w:p>
    <w:p w:rsidR="00000000" w:rsidDel="00000000" w:rsidP="00000000" w:rsidRDefault="00000000" w:rsidRPr="00000000" w14:paraId="000003A2">
      <w:pPr>
        <w:numPr>
          <w:ilvl w:val="0"/>
          <w:numId w:val="258"/>
        </w:numPr>
        <w:spacing w:after="0" w:lineRule="auto"/>
        <w:ind w:left="1080" w:hanging="360"/>
        <w:jc w:val="left"/>
        <w:rPr/>
      </w:pPr>
      <w:r w:rsidDel="00000000" w:rsidR="00000000" w:rsidRPr="00000000">
        <w:rPr>
          <w:rtl w:val="0"/>
        </w:rPr>
        <w:t xml:space="preserve">Na busca por históricos, </w:t>
      </w:r>
    </w:p>
    <w:p w:rsidR="00000000" w:rsidDel="00000000" w:rsidP="00000000" w:rsidRDefault="00000000" w:rsidRPr="00000000" w14:paraId="000003A3">
      <w:pPr>
        <w:numPr>
          <w:ilvl w:val="0"/>
          <w:numId w:val="341"/>
        </w:numPr>
        <w:spacing w:after="0" w:lineRule="auto"/>
        <w:ind w:left="1080" w:hanging="360"/>
        <w:jc w:val="left"/>
        <w:rPr/>
      </w:pPr>
      <w:r w:rsidDel="00000000" w:rsidR="00000000" w:rsidRPr="00000000">
        <w:rPr>
          <w:rtl w:val="0"/>
        </w:rPr>
        <w:t xml:space="preserve">Na atribuição de atendimento, </w:t>
      </w:r>
    </w:p>
    <w:p w:rsidR="00000000" w:rsidDel="00000000" w:rsidP="00000000" w:rsidRDefault="00000000" w:rsidRPr="00000000" w14:paraId="000003A4">
      <w:pPr>
        <w:numPr>
          <w:ilvl w:val="0"/>
          <w:numId w:val="74"/>
        </w:numPr>
        <w:spacing w:after="0" w:lineRule="auto"/>
        <w:ind w:left="1080" w:hanging="360"/>
        <w:jc w:val="left"/>
        <w:rPr/>
      </w:pPr>
      <w:r w:rsidDel="00000000" w:rsidR="00000000" w:rsidRPr="00000000">
        <w:rPr>
          <w:rtl w:val="0"/>
        </w:rPr>
        <w:t xml:space="preserve">Na visualização de templates, </w:t>
      </w:r>
    </w:p>
    <w:p w:rsidR="00000000" w:rsidDel="00000000" w:rsidP="00000000" w:rsidRDefault="00000000" w:rsidRPr="00000000" w14:paraId="000003A5">
      <w:pPr>
        <w:numPr>
          <w:ilvl w:val="0"/>
          <w:numId w:val="13"/>
        </w:numPr>
        <w:spacing w:after="0" w:lineRule="auto"/>
        <w:ind w:left="1080" w:hanging="360"/>
        <w:jc w:val="left"/>
        <w:rPr/>
      </w:pPr>
      <w:r w:rsidDel="00000000" w:rsidR="00000000" w:rsidRPr="00000000">
        <w:rPr>
          <w:rtl w:val="0"/>
        </w:rPr>
        <w:t xml:space="preserve">Na gestão das filas de atendimento, </w:t>
      </w:r>
    </w:p>
    <w:p w:rsidR="00000000" w:rsidDel="00000000" w:rsidP="00000000" w:rsidRDefault="00000000" w:rsidRPr="00000000" w14:paraId="000003A6">
      <w:pPr>
        <w:numPr>
          <w:ilvl w:val="0"/>
          <w:numId w:val="183"/>
        </w:numPr>
        <w:spacing w:after="0" w:lineRule="auto"/>
        <w:ind w:left="1080" w:hanging="360"/>
        <w:jc w:val="left"/>
        <w:rPr/>
      </w:pPr>
      <w:r w:rsidDel="00000000" w:rsidR="00000000" w:rsidRPr="00000000">
        <w:rPr>
          <w:rtl w:val="0"/>
        </w:rPr>
        <w:t xml:space="preserve">Na criação de categorias de encerramento  </w:t>
      </w:r>
    </w:p>
    <w:p w:rsidR="00000000" w:rsidDel="00000000" w:rsidP="00000000" w:rsidRDefault="00000000" w:rsidRPr="00000000" w14:paraId="000003A7">
      <w:pPr>
        <w:pStyle w:val="Heading2"/>
        <w:numPr>
          <w:ilvl w:val="1"/>
          <w:numId w:val="205"/>
        </w:numPr>
        <w:shd w:fill="ffffff" w:val="clear"/>
        <w:spacing w:after="160" w:before="360" w:line="276" w:lineRule="auto"/>
        <w:ind w:left="0" w:firstLine="0"/>
        <w:rPr>
          <w:b w:val="0"/>
          <w:color w:val="000000"/>
          <w:sz w:val="18"/>
          <w:szCs w:val="18"/>
        </w:rPr>
      </w:pPr>
      <w:bookmarkStart w:colFirst="0" w:colLast="0" w:name="_heading=h.tucngxk3p0h7" w:id="22"/>
      <w:bookmarkEnd w:id="22"/>
      <w:r w:rsidDel="00000000" w:rsidR="00000000" w:rsidRPr="00000000">
        <w:rPr>
          <w:color w:val="000000"/>
          <w:sz w:val="18"/>
          <w:szCs w:val="18"/>
          <w:rtl w:val="0"/>
        </w:rPr>
        <w:t xml:space="preserve">Dados em tempo real</w:t>
      </w:r>
      <w:r w:rsidDel="00000000" w:rsidR="00000000" w:rsidRPr="00000000">
        <w:rPr>
          <w:b w:val="0"/>
          <w:color w:val="000000"/>
          <w:sz w:val="18"/>
          <w:szCs w:val="18"/>
          <w:rtl w:val="0"/>
        </w:rPr>
        <w:t xml:space="preserve"> </w:t>
      </w:r>
    </w:p>
    <w:p w:rsidR="00000000" w:rsidDel="00000000" w:rsidP="00000000" w:rsidRDefault="00000000" w:rsidRPr="00000000" w14:paraId="000003A8">
      <w:pPr>
        <w:shd w:fill="ffffff" w:val="clear"/>
        <w:spacing w:after="160" w:lineRule="auto"/>
        <w:rPr/>
      </w:pPr>
      <w:r w:rsidDel="00000000" w:rsidR="00000000" w:rsidRPr="00000000">
        <w:rPr>
          <w:b w:val="1"/>
          <w:rtl w:val="0"/>
        </w:rPr>
        <w:t xml:space="preserve">REQ 16 - Hierarquia</w:t>
      </w:r>
      <w:r w:rsidDel="00000000" w:rsidR="00000000" w:rsidRPr="00000000">
        <w:rPr>
          <w:rtl w:val="0"/>
        </w:rPr>
        <w:t xml:space="preserve"> </w:t>
      </w:r>
    </w:p>
    <w:p w:rsidR="00000000" w:rsidDel="00000000" w:rsidP="00000000" w:rsidRDefault="00000000" w:rsidRPr="00000000" w14:paraId="000003A9">
      <w:pPr>
        <w:shd w:fill="ffffff" w:val="clear"/>
        <w:spacing w:after="160" w:lineRule="auto"/>
        <w:rPr/>
      </w:pPr>
      <w:r w:rsidDel="00000000" w:rsidR="00000000" w:rsidRPr="00000000">
        <w:rPr>
          <w:b w:val="1"/>
          <w:rtl w:val="0"/>
        </w:rPr>
        <w:t xml:space="preserve">OBS: </w:t>
      </w:r>
      <w:r w:rsidDel="00000000" w:rsidR="00000000" w:rsidRPr="00000000">
        <w:rPr>
          <w:rtl w:val="0"/>
        </w:rPr>
        <w:t xml:space="preserve">Quaisquer dos relatórios abaixo estão disponíveis apenas para perfil de administrador e todos respeitam a</w:t>
      </w:r>
      <w:r w:rsidDel="00000000" w:rsidR="00000000" w:rsidRPr="00000000">
        <w:rPr>
          <w:b w:val="1"/>
          <w:rtl w:val="0"/>
        </w:rPr>
        <w:t xml:space="preserve"> hierarquia. </w:t>
      </w:r>
      <w:r w:rsidDel="00000000" w:rsidR="00000000" w:rsidRPr="00000000">
        <w:rPr>
          <w:rtl w:val="0"/>
        </w:rPr>
        <w:t xml:space="preserve"> </w:t>
      </w:r>
    </w:p>
    <w:p w:rsidR="00000000" w:rsidDel="00000000" w:rsidP="00000000" w:rsidRDefault="00000000" w:rsidRPr="00000000" w14:paraId="000003AA">
      <w:pPr>
        <w:numPr>
          <w:ilvl w:val="0"/>
          <w:numId w:val="226"/>
        </w:numPr>
        <w:spacing w:after="0" w:lineRule="auto"/>
        <w:ind w:left="1080" w:hanging="360"/>
        <w:jc w:val="left"/>
        <w:rPr/>
      </w:pPr>
      <w:r w:rsidDel="00000000" w:rsidR="00000000" w:rsidRPr="00000000">
        <w:rPr>
          <w:rtl w:val="0"/>
        </w:rPr>
        <w:t xml:space="preserve">Super Administrador consegue consultar os grupos; </w:t>
      </w:r>
    </w:p>
    <w:p w:rsidR="00000000" w:rsidDel="00000000" w:rsidP="00000000" w:rsidRDefault="00000000" w:rsidRPr="00000000" w14:paraId="000003AB">
      <w:pPr>
        <w:numPr>
          <w:ilvl w:val="0"/>
          <w:numId w:val="246"/>
        </w:numPr>
        <w:spacing w:after="0" w:lineRule="auto"/>
        <w:ind w:left="1080" w:hanging="360"/>
        <w:jc w:val="left"/>
        <w:rPr/>
      </w:pPr>
      <w:r w:rsidDel="00000000" w:rsidR="00000000" w:rsidRPr="00000000">
        <w:rPr>
          <w:rtl w:val="0"/>
        </w:rPr>
        <w:t xml:space="preserve">Perfil Admin Sicredi consegue consultar os grupos; </w:t>
      </w:r>
    </w:p>
    <w:p w:rsidR="00000000" w:rsidDel="00000000" w:rsidP="00000000" w:rsidRDefault="00000000" w:rsidRPr="00000000" w14:paraId="000003AC">
      <w:pPr>
        <w:numPr>
          <w:ilvl w:val="0"/>
          <w:numId w:val="25"/>
        </w:numPr>
        <w:spacing w:after="0" w:lineRule="auto"/>
        <w:ind w:left="1080" w:hanging="360"/>
        <w:jc w:val="left"/>
        <w:rPr/>
      </w:pPr>
      <w:r w:rsidDel="00000000" w:rsidR="00000000" w:rsidRPr="00000000">
        <w:rPr>
          <w:rtl w:val="0"/>
        </w:rPr>
        <w:t xml:space="preserve">Perfil Admin cooperativa consegue consultar seu grupo e grupo de agências dentro da sua </w:t>
      </w:r>
      <w:r w:rsidDel="00000000" w:rsidR="00000000" w:rsidRPr="00000000">
        <w:rPr>
          <w:b w:val="1"/>
          <w:rtl w:val="0"/>
        </w:rPr>
        <w:t xml:space="preserve">hierarquia</w:t>
      </w:r>
      <w:r w:rsidDel="00000000" w:rsidR="00000000" w:rsidRPr="00000000">
        <w:rPr>
          <w:rtl w:val="0"/>
        </w:rPr>
        <w:t xml:space="preserve">; </w:t>
      </w:r>
    </w:p>
    <w:p w:rsidR="00000000" w:rsidDel="00000000" w:rsidP="00000000" w:rsidRDefault="00000000" w:rsidRPr="00000000" w14:paraId="000003AD">
      <w:pPr>
        <w:numPr>
          <w:ilvl w:val="0"/>
          <w:numId w:val="330"/>
        </w:numPr>
        <w:spacing w:after="0" w:lineRule="auto"/>
        <w:ind w:left="1080" w:hanging="360"/>
        <w:jc w:val="left"/>
        <w:rPr/>
      </w:pPr>
      <w:r w:rsidDel="00000000" w:rsidR="00000000" w:rsidRPr="00000000">
        <w:rPr>
          <w:rtl w:val="0"/>
        </w:rPr>
        <w:t xml:space="preserve">Perfil Admin agência consegue consultar somente o seu grupo. </w:t>
      </w:r>
    </w:p>
    <w:p w:rsidR="00000000" w:rsidDel="00000000" w:rsidP="00000000" w:rsidRDefault="00000000" w:rsidRPr="00000000" w14:paraId="000003AE">
      <w:pPr>
        <w:shd w:fill="ffffff" w:val="clear"/>
        <w:spacing w:after="160" w:lineRule="auto"/>
        <w:rPr/>
      </w:pPr>
      <w:r w:rsidDel="00000000" w:rsidR="00000000" w:rsidRPr="00000000">
        <w:rPr>
          <w:b w:val="1"/>
          <w:rtl w:val="0"/>
        </w:rPr>
        <w:t xml:space="preserve">Dados</w:t>
      </w:r>
      <w:r w:rsidDel="00000000" w:rsidR="00000000" w:rsidRPr="00000000">
        <w:rPr>
          <w:rtl w:val="0"/>
        </w:rPr>
        <w:t xml:space="preserve"> </w:t>
      </w:r>
    </w:p>
    <w:p w:rsidR="00000000" w:rsidDel="00000000" w:rsidP="00000000" w:rsidRDefault="00000000" w:rsidRPr="00000000" w14:paraId="000003AF">
      <w:pPr>
        <w:shd w:fill="ffffff" w:val="clear"/>
        <w:spacing w:after="160" w:lineRule="auto"/>
        <w:ind w:left="360" w:firstLine="0"/>
        <w:rPr/>
      </w:pPr>
      <w:r w:rsidDel="00000000" w:rsidR="00000000" w:rsidRPr="00000000">
        <w:rPr>
          <w:rtl w:val="0"/>
        </w:rPr>
        <w:t xml:space="preserve">Dash de acompanhamento, onde CAS, cooperativas e agências podem acompanhar em tempo real o que acontece no atendimento. Neste dash é possível acompanhar:  </w:t>
      </w:r>
    </w:p>
    <w:p w:rsidR="00000000" w:rsidDel="00000000" w:rsidP="00000000" w:rsidRDefault="00000000" w:rsidRPr="00000000" w14:paraId="000003B0">
      <w:pPr>
        <w:numPr>
          <w:ilvl w:val="0"/>
          <w:numId w:val="278"/>
        </w:numPr>
        <w:spacing w:after="0" w:lineRule="auto"/>
        <w:ind w:left="1080" w:hanging="360"/>
        <w:jc w:val="left"/>
        <w:rPr/>
      </w:pPr>
      <w:r w:rsidDel="00000000" w:rsidR="00000000" w:rsidRPr="00000000">
        <w:rPr>
          <w:rtl w:val="0"/>
        </w:rPr>
        <w:t xml:space="preserve">Quantas conversas estão em andamento; </w:t>
      </w:r>
    </w:p>
    <w:p w:rsidR="00000000" w:rsidDel="00000000" w:rsidP="00000000" w:rsidRDefault="00000000" w:rsidRPr="00000000" w14:paraId="000003B1">
      <w:pPr>
        <w:numPr>
          <w:ilvl w:val="0"/>
          <w:numId w:val="188"/>
        </w:numPr>
        <w:spacing w:after="0" w:lineRule="auto"/>
        <w:ind w:left="1080" w:hanging="360"/>
        <w:jc w:val="left"/>
        <w:rPr/>
      </w:pPr>
      <w:r w:rsidDel="00000000" w:rsidR="00000000" w:rsidRPr="00000000">
        <w:rPr>
          <w:rtl w:val="0"/>
        </w:rPr>
        <w:t xml:space="preserve">Quantas conversas já foram encerradas; </w:t>
      </w:r>
    </w:p>
    <w:p w:rsidR="00000000" w:rsidDel="00000000" w:rsidP="00000000" w:rsidRDefault="00000000" w:rsidRPr="00000000" w14:paraId="000003B2">
      <w:pPr>
        <w:numPr>
          <w:ilvl w:val="0"/>
          <w:numId w:val="112"/>
        </w:numPr>
        <w:spacing w:after="0" w:lineRule="auto"/>
        <w:ind w:left="1080" w:hanging="360"/>
        <w:jc w:val="left"/>
        <w:rPr/>
      </w:pPr>
      <w:r w:rsidDel="00000000" w:rsidR="00000000" w:rsidRPr="00000000">
        <w:rPr>
          <w:rtl w:val="0"/>
        </w:rPr>
        <w:t xml:space="preserve">O tempo médio de espera em fila; </w:t>
      </w:r>
    </w:p>
    <w:p w:rsidR="00000000" w:rsidDel="00000000" w:rsidP="00000000" w:rsidRDefault="00000000" w:rsidRPr="00000000" w14:paraId="000003B3">
      <w:pPr>
        <w:numPr>
          <w:ilvl w:val="0"/>
          <w:numId w:val="28"/>
        </w:numPr>
        <w:spacing w:after="0" w:lineRule="auto"/>
        <w:ind w:left="1080" w:hanging="360"/>
        <w:jc w:val="left"/>
        <w:rPr/>
      </w:pPr>
      <w:r w:rsidDel="00000000" w:rsidR="00000000" w:rsidRPr="00000000">
        <w:rPr>
          <w:rtl w:val="0"/>
        </w:rPr>
        <w:t xml:space="preserve">O tempo médio entre espera em fila + espera do atendente; </w:t>
      </w:r>
    </w:p>
    <w:p w:rsidR="00000000" w:rsidDel="00000000" w:rsidP="00000000" w:rsidRDefault="00000000" w:rsidRPr="00000000" w14:paraId="000003B4">
      <w:pPr>
        <w:numPr>
          <w:ilvl w:val="0"/>
          <w:numId w:val="299"/>
        </w:numPr>
        <w:spacing w:after="0" w:lineRule="auto"/>
        <w:ind w:left="1080" w:hanging="360"/>
        <w:jc w:val="left"/>
        <w:rPr/>
      </w:pPr>
      <w:r w:rsidDel="00000000" w:rsidR="00000000" w:rsidRPr="00000000">
        <w:rPr>
          <w:rtl w:val="0"/>
        </w:rPr>
        <w:t xml:space="preserve">O tempo médio de primeira resposta; </w:t>
      </w:r>
    </w:p>
    <w:p w:rsidR="00000000" w:rsidDel="00000000" w:rsidP="00000000" w:rsidRDefault="00000000" w:rsidRPr="00000000" w14:paraId="000003B5">
      <w:pPr>
        <w:numPr>
          <w:ilvl w:val="0"/>
          <w:numId w:val="317"/>
        </w:numPr>
        <w:spacing w:after="0" w:lineRule="auto"/>
        <w:ind w:left="1080" w:hanging="360"/>
        <w:jc w:val="left"/>
        <w:rPr/>
      </w:pPr>
      <w:r w:rsidDel="00000000" w:rsidR="00000000" w:rsidRPr="00000000">
        <w:rPr>
          <w:rtl w:val="0"/>
        </w:rPr>
        <w:t xml:space="preserve">O tempo médio de duração do atendimento; </w:t>
      </w:r>
    </w:p>
    <w:p w:rsidR="00000000" w:rsidDel="00000000" w:rsidP="00000000" w:rsidRDefault="00000000" w:rsidRPr="00000000" w14:paraId="000003B6">
      <w:pPr>
        <w:numPr>
          <w:ilvl w:val="0"/>
          <w:numId w:val="253"/>
        </w:numPr>
        <w:spacing w:after="0" w:lineRule="auto"/>
        <w:ind w:left="1080" w:hanging="360"/>
        <w:jc w:val="left"/>
        <w:rPr/>
      </w:pPr>
      <w:r w:rsidDel="00000000" w:rsidR="00000000" w:rsidRPr="00000000">
        <w:rPr>
          <w:rtl w:val="0"/>
        </w:rPr>
        <w:t xml:space="preserve">A quantidade média de resposta no atendimento; </w:t>
      </w:r>
    </w:p>
    <w:p w:rsidR="00000000" w:rsidDel="00000000" w:rsidP="00000000" w:rsidRDefault="00000000" w:rsidRPr="00000000" w14:paraId="000003B7">
      <w:pPr>
        <w:numPr>
          <w:ilvl w:val="0"/>
          <w:numId w:val="257"/>
        </w:numPr>
        <w:spacing w:after="0" w:lineRule="auto"/>
        <w:ind w:left="1080" w:hanging="360"/>
        <w:jc w:val="left"/>
        <w:rPr/>
      </w:pPr>
      <w:r w:rsidDel="00000000" w:rsidR="00000000" w:rsidRPr="00000000">
        <w:rPr>
          <w:rtl w:val="0"/>
        </w:rPr>
        <w:t xml:space="preserve">E as filas que estão com conversas em andamento.  </w:t>
      </w:r>
    </w:p>
    <w:p w:rsidR="00000000" w:rsidDel="00000000" w:rsidP="00000000" w:rsidRDefault="00000000" w:rsidRPr="00000000" w14:paraId="000003B8">
      <w:pPr>
        <w:shd w:fill="ffffff" w:val="clear"/>
        <w:spacing w:after="160" w:lineRule="auto"/>
        <w:rPr/>
      </w:pPr>
      <w:r w:rsidDel="00000000" w:rsidR="00000000" w:rsidRPr="00000000">
        <w:rPr>
          <w:rtl w:val="0"/>
        </w:rPr>
        <w:t xml:space="preserve"> </w:t>
      </w:r>
    </w:p>
    <w:p w:rsidR="00000000" w:rsidDel="00000000" w:rsidP="00000000" w:rsidRDefault="00000000" w:rsidRPr="00000000" w14:paraId="000003B9">
      <w:pPr>
        <w:shd w:fill="ffffff" w:val="clear"/>
        <w:spacing w:after="160" w:lineRule="auto"/>
        <w:rPr/>
      </w:pPr>
      <w:r w:rsidDel="00000000" w:rsidR="00000000" w:rsidRPr="00000000">
        <w:rPr>
          <w:b w:val="1"/>
          <w:rtl w:val="0"/>
        </w:rPr>
        <w:t xml:space="preserve">REQ 17 - Usuários e sessões</w:t>
      </w:r>
      <w:r w:rsidDel="00000000" w:rsidR="00000000" w:rsidRPr="00000000">
        <w:rPr>
          <w:rtl w:val="0"/>
        </w:rPr>
        <w:t xml:space="preserve"> </w:t>
      </w:r>
    </w:p>
    <w:p w:rsidR="00000000" w:rsidDel="00000000" w:rsidP="00000000" w:rsidRDefault="00000000" w:rsidRPr="00000000" w14:paraId="000003BA">
      <w:pPr>
        <w:shd w:fill="ffffff" w:val="clear"/>
        <w:spacing w:after="160" w:lineRule="auto"/>
        <w:rPr/>
      </w:pPr>
      <w:r w:rsidDel="00000000" w:rsidR="00000000" w:rsidRPr="00000000">
        <w:rPr>
          <w:rtl w:val="0"/>
        </w:rPr>
        <w:t xml:space="preserve">Dash para acompanhamento dos atendimentos, onde CAS, cooperativas e agências conseguem visualizar e baixar relatório em formato txt da quantidade de atendimento diária, esse dash é atualizado em tempo real. Neste relatório é possível aplicar os seguintes filtros de busca:  </w:t>
      </w:r>
    </w:p>
    <w:p w:rsidR="00000000" w:rsidDel="00000000" w:rsidP="00000000" w:rsidRDefault="00000000" w:rsidRPr="00000000" w14:paraId="000003BB">
      <w:pPr>
        <w:numPr>
          <w:ilvl w:val="0"/>
          <w:numId w:val="296"/>
        </w:numPr>
        <w:spacing w:after="0" w:lineRule="auto"/>
        <w:ind w:left="1080" w:hanging="360"/>
        <w:jc w:val="left"/>
        <w:rPr/>
      </w:pPr>
      <w:r w:rsidDel="00000000" w:rsidR="00000000" w:rsidRPr="00000000">
        <w:rPr>
          <w:rtl w:val="0"/>
        </w:rPr>
        <w:t xml:space="preserve">Período; </w:t>
      </w:r>
    </w:p>
    <w:p w:rsidR="00000000" w:rsidDel="00000000" w:rsidP="00000000" w:rsidRDefault="00000000" w:rsidRPr="00000000" w14:paraId="000003BC">
      <w:pPr>
        <w:numPr>
          <w:ilvl w:val="0"/>
          <w:numId w:val="303"/>
        </w:numPr>
        <w:spacing w:after="0" w:lineRule="auto"/>
        <w:ind w:left="1080" w:hanging="360"/>
        <w:jc w:val="left"/>
        <w:rPr/>
      </w:pPr>
      <w:r w:rsidDel="00000000" w:rsidR="00000000" w:rsidRPr="00000000">
        <w:rPr>
          <w:rtl w:val="0"/>
        </w:rPr>
        <w:t xml:space="preserve">Grupos </w:t>
      </w:r>
    </w:p>
    <w:p w:rsidR="00000000" w:rsidDel="00000000" w:rsidP="00000000" w:rsidRDefault="00000000" w:rsidRPr="00000000" w14:paraId="000003BD">
      <w:pPr>
        <w:numPr>
          <w:ilvl w:val="0"/>
          <w:numId w:val="66"/>
        </w:numPr>
        <w:spacing w:after="0" w:lineRule="auto"/>
        <w:ind w:left="1080" w:hanging="360"/>
        <w:jc w:val="left"/>
        <w:rPr/>
      </w:pPr>
      <w:r w:rsidDel="00000000" w:rsidR="00000000" w:rsidRPr="00000000">
        <w:rPr>
          <w:rtl w:val="0"/>
        </w:rPr>
        <w:t xml:space="preserve">Atendentes </w:t>
      </w:r>
    </w:p>
    <w:p w:rsidR="00000000" w:rsidDel="00000000" w:rsidP="00000000" w:rsidRDefault="00000000" w:rsidRPr="00000000" w14:paraId="000003BE">
      <w:pPr>
        <w:numPr>
          <w:ilvl w:val="0"/>
          <w:numId w:val="114"/>
        </w:numPr>
        <w:spacing w:after="0" w:lineRule="auto"/>
        <w:ind w:left="1080" w:hanging="360"/>
        <w:jc w:val="left"/>
        <w:rPr/>
      </w:pPr>
      <w:r w:rsidDel="00000000" w:rsidR="00000000" w:rsidRPr="00000000">
        <w:rPr>
          <w:rtl w:val="0"/>
        </w:rPr>
        <w:t xml:space="preserve">Filas; </w:t>
      </w:r>
    </w:p>
    <w:p w:rsidR="00000000" w:rsidDel="00000000" w:rsidP="00000000" w:rsidRDefault="00000000" w:rsidRPr="00000000" w14:paraId="000003BF">
      <w:pPr>
        <w:numPr>
          <w:ilvl w:val="0"/>
          <w:numId w:val="67"/>
        </w:numPr>
        <w:spacing w:after="0" w:lineRule="auto"/>
        <w:ind w:left="1080" w:hanging="360"/>
        <w:jc w:val="left"/>
        <w:rPr/>
      </w:pPr>
      <w:r w:rsidDel="00000000" w:rsidR="00000000" w:rsidRPr="00000000">
        <w:rPr>
          <w:rtl w:val="0"/>
        </w:rPr>
        <w:t xml:space="preserve">Tags. </w:t>
      </w:r>
    </w:p>
    <w:p w:rsidR="00000000" w:rsidDel="00000000" w:rsidP="00000000" w:rsidRDefault="00000000" w:rsidRPr="00000000" w14:paraId="000003C0">
      <w:pPr>
        <w:shd w:fill="ffffff" w:val="clear"/>
        <w:spacing w:after="160" w:lineRule="auto"/>
        <w:rPr/>
      </w:pPr>
      <w:r w:rsidDel="00000000" w:rsidR="00000000" w:rsidRPr="00000000">
        <w:rPr>
          <w:rtl w:val="0"/>
        </w:rPr>
        <w:t xml:space="preserve">E podemos acompanhar </w:t>
      </w:r>
    </w:p>
    <w:p w:rsidR="00000000" w:rsidDel="00000000" w:rsidP="00000000" w:rsidRDefault="00000000" w:rsidRPr="00000000" w14:paraId="000003C1">
      <w:pPr>
        <w:numPr>
          <w:ilvl w:val="0"/>
          <w:numId w:val="340"/>
        </w:numPr>
        <w:spacing w:after="0" w:lineRule="auto"/>
        <w:ind w:left="1080" w:hanging="360"/>
        <w:jc w:val="left"/>
        <w:rPr/>
      </w:pPr>
      <w:r w:rsidDel="00000000" w:rsidR="00000000" w:rsidRPr="00000000">
        <w:rPr>
          <w:rtl w:val="0"/>
        </w:rPr>
        <w:t xml:space="preserve">Total de geral de conversas; </w:t>
      </w:r>
    </w:p>
    <w:p w:rsidR="00000000" w:rsidDel="00000000" w:rsidP="00000000" w:rsidRDefault="00000000" w:rsidRPr="00000000" w14:paraId="000003C2">
      <w:pPr>
        <w:numPr>
          <w:ilvl w:val="0"/>
          <w:numId w:val="347"/>
        </w:numPr>
        <w:spacing w:after="0" w:lineRule="auto"/>
        <w:ind w:left="1080" w:hanging="360"/>
        <w:jc w:val="left"/>
        <w:rPr/>
      </w:pPr>
      <w:r w:rsidDel="00000000" w:rsidR="00000000" w:rsidRPr="00000000">
        <w:rPr>
          <w:rtl w:val="0"/>
        </w:rPr>
        <w:t xml:space="preserve">Quantidade de associados que entraram em contato; </w:t>
      </w:r>
    </w:p>
    <w:p w:rsidR="00000000" w:rsidDel="00000000" w:rsidP="00000000" w:rsidRDefault="00000000" w:rsidRPr="00000000" w14:paraId="000003C3">
      <w:pPr>
        <w:numPr>
          <w:ilvl w:val="0"/>
          <w:numId w:val="232"/>
        </w:numPr>
        <w:spacing w:after="0" w:lineRule="auto"/>
        <w:ind w:left="1080" w:hanging="360"/>
        <w:jc w:val="left"/>
        <w:rPr/>
      </w:pPr>
      <w:r w:rsidDel="00000000" w:rsidR="00000000" w:rsidRPr="00000000">
        <w:rPr>
          <w:rtl w:val="0"/>
        </w:rPr>
        <w:t xml:space="preserve">Atendimento em que teve ação do colaborador; </w:t>
      </w:r>
    </w:p>
    <w:p w:rsidR="00000000" w:rsidDel="00000000" w:rsidP="00000000" w:rsidRDefault="00000000" w:rsidRPr="00000000" w14:paraId="000003C4">
      <w:pPr>
        <w:numPr>
          <w:ilvl w:val="0"/>
          <w:numId w:val="234"/>
        </w:numPr>
        <w:spacing w:after="0" w:lineRule="auto"/>
        <w:ind w:left="1080" w:hanging="360"/>
        <w:jc w:val="left"/>
        <w:rPr/>
      </w:pPr>
      <w:r w:rsidDel="00000000" w:rsidR="00000000" w:rsidRPr="00000000">
        <w:rPr>
          <w:rtl w:val="0"/>
        </w:rPr>
        <w:t xml:space="preserve">Conversas fechadas por atendente; </w:t>
      </w:r>
    </w:p>
    <w:p w:rsidR="00000000" w:rsidDel="00000000" w:rsidP="00000000" w:rsidRDefault="00000000" w:rsidRPr="00000000" w14:paraId="000003C5">
      <w:pPr>
        <w:numPr>
          <w:ilvl w:val="0"/>
          <w:numId w:val="131"/>
        </w:numPr>
        <w:spacing w:after="0" w:lineRule="auto"/>
        <w:ind w:left="1080" w:hanging="360"/>
        <w:jc w:val="left"/>
        <w:rPr/>
      </w:pPr>
      <w:r w:rsidDel="00000000" w:rsidR="00000000" w:rsidRPr="00000000">
        <w:rPr>
          <w:rtl w:val="0"/>
        </w:rPr>
        <w:t xml:space="preserve">Média de mensagens enviadas pelo associado;  </w:t>
      </w:r>
    </w:p>
    <w:p w:rsidR="00000000" w:rsidDel="00000000" w:rsidP="00000000" w:rsidRDefault="00000000" w:rsidRPr="00000000" w14:paraId="000003C6">
      <w:pPr>
        <w:numPr>
          <w:ilvl w:val="0"/>
          <w:numId w:val="243"/>
        </w:numPr>
        <w:spacing w:after="0" w:lineRule="auto"/>
        <w:ind w:left="1080" w:hanging="360"/>
        <w:jc w:val="left"/>
        <w:rPr/>
      </w:pPr>
      <w:r w:rsidDel="00000000" w:rsidR="00000000" w:rsidRPr="00000000">
        <w:rPr>
          <w:rtl w:val="0"/>
        </w:rPr>
        <w:t xml:space="preserve">Média de mensagens enviadas pelo colaborador; </w:t>
      </w:r>
    </w:p>
    <w:p w:rsidR="00000000" w:rsidDel="00000000" w:rsidP="00000000" w:rsidRDefault="00000000" w:rsidRPr="00000000" w14:paraId="000003C7">
      <w:pPr>
        <w:numPr>
          <w:ilvl w:val="0"/>
          <w:numId w:val="265"/>
        </w:numPr>
        <w:spacing w:after="0" w:lineRule="auto"/>
        <w:ind w:left="1080" w:hanging="360"/>
        <w:jc w:val="left"/>
        <w:rPr/>
      </w:pPr>
      <w:r w:rsidDel="00000000" w:rsidR="00000000" w:rsidRPr="00000000">
        <w:rPr>
          <w:rtl w:val="0"/>
        </w:rPr>
        <w:t xml:space="preserve">Média de mensagens enviadas pelo BOT; </w:t>
      </w:r>
    </w:p>
    <w:p w:rsidR="00000000" w:rsidDel="00000000" w:rsidP="00000000" w:rsidRDefault="00000000" w:rsidRPr="00000000" w14:paraId="000003C8">
      <w:pPr>
        <w:spacing w:after="0" w:lineRule="auto"/>
        <w:ind w:left="720" w:firstLine="0"/>
        <w:jc w:val="left"/>
        <w:rPr/>
      </w:pPr>
      <w:r w:rsidDel="00000000" w:rsidR="00000000" w:rsidRPr="00000000">
        <w:rPr>
          <w:rtl w:val="0"/>
        </w:rPr>
        <w:t xml:space="preserve"> </w:t>
      </w:r>
    </w:p>
    <w:p w:rsidR="00000000" w:rsidDel="00000000" w:rsidP="00000000" w:rsidRDefault="00000000" w:rsidRPr="00000000" w14:paraId="000003C9">
      <w:pPr>
        <w:shd w:fill="ffffff" w:val="clear"/>
        <w:spacing w:after="160" w:lineRule="auto"/>
        <w:rPr/>
      </w:pPr>
      <w:r w:rsidDel="00000000" w:rsidR="00000000" w:rsidRPr="00000000">
        <w:rPr>
          <w:b w:val="1"/>
          <w:rtl w:val="0"/>
        </w:rPr>
        <w:t xml:space="preserve">REQ 18 - Métricas do atendente</w:t>
      </w:r>
      <w:r w:rsidDel="00000000" w:rsidR="00000000" w:rsidRPr="00000000">
        <w:rPr>
          <w:rtl w:val="0"/>
        </w:rPr>
        <w:t xml:space="preserve"> </w:t>
      </w:r>
    </w:p>
    <w:p w:rsidR="00000000" w:rsidDel="00000000" w:rsidP="00000000" w:rsidRDefault="00000000" w:rsidRPr="00000000" w14:paraId="000003CA">
      <w:pPr>
        <w:shd w:fill="ffffff" w:val="clear"/>
        <w:spacing w:after="160" w:lineRule="auto"/>
        <w:rPr/>
      </w:pPr>
      <w:r w:rsidDel="00000000" w:rsidR="00000000" w:rsidRPr="00000000">
        <w:rPr>
          <w:rtl w:val="0"/>
        </w:rPr>
        <w:t xml:space="preserve">Dash para acompanhamento da efetividade do usuário, onde CAS, cooperativas e agências conseguem acompanhar e extrair relatório em tempo real, como está sendo a efetividade do atendimento. Neste relatório é possível aplicar os seguintes filtros de busca:  </w:t>
      </w:r>
    </w:p>
    <w:p w:rsidR="00000000" w:rsidDel="00000000" w:rsidP="00000000" w:rsidRDefault="00000000" w:rsidRPr="00000000" w14:paraId="000003CB">
      <w:pPr>
        <w:numPr>
          <w:ilvl w:val="0"/>
          <w:numId w:val="75"/>
        </w:numPr>
        <w:spacing w:after="0" w:lineRule="auto"/>
        <w:ind w:left="1080" w:hanging="360"/>
        <w:jc w:val="left"/>
        <w:rPr/>
      </w:pPr>
      <w:r w:rsidDel="00000000" w:rsidR="00000000" w:rsidRPr="00000000">
        <w:rPr>
          <w:rtl w:val="0"/>
        </w:rPr>
        <w:t xml:space="preserve">Período; </w:t>
      </w:r>
    </w:p>
    <w:p w:rsidR="00000000" w:rsidDel="00000000" w:rsidP="00000000" w:rsidRDefault="00000000" w:rsidRPr="00000000" w14:paraId="000003CC">
      <w:pPr>
        <w:numPr>
          <w:ilvl w:val="0"/>
          <w:numId w:val="158"/>
        </w:numPr>
        <w:spacing w:after="0" w:lineRule="auto"/>
        <w:ind w:left="1080" w:hanging="360"/>
        <w:jc w:val="left"/>
        <w:rPr/>
      </w:pPr>
      <w:r w:rsidDel="00000000" w:rsidR="00000000" w:rsidRPr="00000000">
        <w:rPr>
          <w:rtl w:val="0"/>
        </w:rPr>
        <w:t xml:space="preserve">Grupos; </w:t>
      </w:r>
    </w:p>
    <w:p w:rsidR="00000000" w:rsidDel="00000000" w:rsidP="00000000" w:rsidRDefault="00000000" w:rsidRPr="00000000" w14:paraId="000003CD">
      <w:pPr>
        <w:numPr>
          <w:ilvl w:val="0"/>
          <w:numId w:val="12"/>
        </w:numPr>
        <w:spacing w:after="0" w:lineRule="auto"/>
        <w:ind w:left="1080" w:hanging="360"/>
        <w:jc w:val="left"/>
        <w:rPr/>
      </w:pPr>
      <w:r w:rsidDel="00000000" w:rsidR="00000000" w:rsidRPr="00000000">
        <w:rPr>
          <w:rtl w:val="0"/>
        </w:rPr>
        <w:t xml:space="preserve">Atendentes; </w:t>
      </w:r>
    </w:p>
    <w:p w:rsidR="00000000" w:rsidDel="00000000" w:rsidP="00000000" w:rsidRDefault="00000000" w:rsidRPr="00000000" w14:paraId="000003CE">
      <w:pPr>
        <w:numPr>
          <w:ilvl w:val="0"/>
          <w:numId w:val="90"/>
        </w:numPr>
        <w:spacing w:after="0" w:lineRule="auto"/>
        <w:ind w:left="1080" w:hanging="360"/>
        <w:jc w:val="left"/>
        <w:rPr/>
      </w:pPr>
      <w:r w:rsidDel="00000000" w:rsidR="00000000" w:rsidRPr="00000000">
        <w:rPr>
          <w:rtl w:val="0"/>
        </w:rPr>
        <w:t xml:space="preserve">Filas; </w:t>
      </w:r>
    </w:p>
    <w:p w:rsidR="00000000" w:rsidDel="00000000" w:rsidP="00000000" w:rsidRDefault="00000000" w:rsidRPr="00000000" w14:paraId="000003CF">
      <w:pPr>
        <w:numPr>
          <w:ilvl w:val="0"/>
          <w:numId w:val="63"/>
        </w:numPr>
        <w:spacing w:after="0" w:lineRule="auto"/>
        <w:ind w:left="1080" w:hanging="360"/>
        <w:jc w:val="left"/>
        <w:rPr/>
      </w:pPr>
      <w:r w:rsidDel="00000000" w:rsidR="00000000" w:rsidRPr="00000000">
        <w:rPr>
          <w:rtl w:val="0"/>
        </w:rPr>
        <w:t xml:space="preserve">Status do usuário. </w:t>
      </w:r>
    </w:p>
    <w:p w:rsidR="00000000" w:rsidDel="00000000" w:rsidP="00000000" w:rsidRDefault="00000000" w:rsidRPr="00000000" w14:paraId="000003D0">
      <w:pPr>
        <w:shd w:fill="ffffff" w:val="clear"/>
        <w:spacing w:after="160" w:lineRule="auto"/>
        <w:rPr/>
      </w:pPr>
      <w:r w:rsidDel="00000000" w:rsidR="00000000" w:rsidRPr="00000000">
        <w:rPr>
          <w:rtl w:val="0"/>
        </w:rPr>
        <w:t xml:space="preserve">E podemos acompanhar </w:t>
      </w:r>
    </w:p>
    <w:p w:rsidR="00000000" w:rsidDel="00000000" w:rsidP="00000000" w:rsidRDefault="00000000" w:rsidRPr="00000000" w14:paraId="000003D1">
      <w:pPr>
        <w:numPr>
          <w:ilvl w:val="0"/>
          <w:numId w:val="94"/>
        </w:numPr>
        <w:spacing w:after="0" w:lineRule="auto"/>
        <w:ind w:left="1080" w:hanging="360"/>
        <w:jc w:val="left"/>
        <w:rPr/>
      </w:pPr>
      <w:r w:rsidDel="00000000" w:rsidR="00000000" w:rsidRPr="00000000">
        <w:rPr>
          <w:rtl w:val="0"/>
        </w:rPr>
        <w:t xml:space="preserve">Conversas em andamento; </w:t>
      </w:r>
    </w:p>
    <w:p w:rsidR="00000000" w:rsidDel="00000000" w:rsidP="00000000" w:rsidRDefault="00000000" w:rsidRPr="00000000" w14:paraId="000003D2">
      <w:pPr>
        <w:numPr>
          <w:ilvl w:val="0"/>
          <w:numId w:val="224"/>
        </w:numPr>
        <w:spacing w:after="0" w:lineRule="auto"/>
        <w:ind w:left="1080" w:hanging="360"/>
        <w:jc w:val="left"/>
        <w:rPr/>
      </w:pPr>
      <w:r w:rsidDel="00000000" w:rsidR="00000000" w:rsidRPr="00000000">
        <w:rPr>
          <w:rtl w:val="0"/>
        </w:rPr>
        <w:t xml:space="preserve">Conversas fechadas; </w:t>
      </w:r>
    </w:p>
    <w:p w:rsidR="00000000" w:rsidDel="00000000" w:rsidP="00000000" w:rsidRDefault="00000000" w:rsidRPr="00000000" w14:paraId="000003D3">
      <w:pPr>
        <w:numPr>
          <w:ilvl w:val="0"/>
          <w:numId w:val="359"/>
        </w:numPr>
        <w:spacing w:after="0" w:lineRule="auto"/>
        <w:ind w:left="1080" w:hanging="360"/>
        <w:jc w:val="left"/>
        <w:rPr/>
      </w:pPr>
      <w:r w:rsidDel="00000000" w:rsidR="00000000" w:rsidRPr="00000000">
        <w:rPr>
          <w:rtl w:val="0"/>
        </w:rPr>
        <w:t xml:space="preserve">O tempo em espera em fila; </w:t>
      </w:r>
    </w:p>
    <w:p w:rsidR="00000000" w:rsidDel="00000000" w:rsidP="00000000" w:rsidRDefault="00000000" w:rsidRPr="00000000" w14:paraId="000003D4">
      <w:pPr>
        <w:numPr>
          <w:ilvl w:val="0"/>
          <w:numId w:val="60"/>
        </w:numPr>
        <w:spacing w:after="0" w:lineRule="auto"/>
        <w:ind w:left="1080" w:hanging="360"/>
        <w:jc w:val="left"/>
        <w:rPr/>
      </w:pPr>
      <w:r w:rsidDel="00000000" w:rsidR="00000000" w:rsidRPr="00000000">
        <w:rPr>
          <w:rtl w:val="0"/>
        </w:rPr>
        <w:t xml:space="preserve">O tempo em espera em fila + espera atendente; </w:t>
      </w:r>
    </w:p>
    <w:p w:rsidR="00000000" w:rsidDel="00000000" w:rsidP="00000000" w:rsidRDefault="00000000" w:rsidRPr="00000000" w14:paraId="000003D5">
      <w:pPr>
        <w:numPr>
          <w:ilvl w:val="0"/>
          <w:numId w:val="349"/>
        </w:numPr>
        <w:spacing w:after="0" w:lineRule="auto"/>
        <w:ind w:left="1080" w:hanging="360"/>
        <w:jc w:val="left"/>
        <w:rPr/>
      </w:pPr>
      <w:r w:rsidDel="00000000" w:rsidR="00000000" w:rsidRPr="00000000">
        <w:rPr>
          <w:rtl w:val="0"/>
        </w:rPr>
        <w:t xml:space="preserve">O tempo médio de primeira resposta; </w:t>
      </w:r>
    </w:p>
    <w:p w:rsidR="00000000" w:rsidDel="00000000" w:rsidP="00000000" w:rsidRDefault="00000000" w:rsidRPr="00000000" w14:paraId="000003D6">
      <w:pPr>
        <w:numPr>
          <w:ilvl w:val="0"/>
          <w:numId w:val="171"/>
        </w:numPr>
        <w:spacing w:after="0" w:lineRule="auto"/>
        <w:ind w:left="1080" w:hanging="360"/>
        <w:jc w:val="left"/>
        <w:rPr/>
      </w:pPr>
      <w:r w:rsidDel="00000000" w:rsidR="00000000" w:rsidRPr="00000000">
        <w:rPr>
          <w:rtl w:val="0"/>
        </w:rPr>
        <w:t xml:space="preserve">O tempo médio entre uma resposta e outra; </w:t>
      </w:r>
    </w:p>
    <w:p w:rsidR="00000000" w:rsidDel="00000000" w:rsidP="00000000" w:rsidRDefault="00000000" w:rsidRPr="00000000" w14:paraId="000003D7">
      <w:pPr>
        <w:numPr>
          <w:ilvl w:val="0"/>
          <w:numId w:val="157"/>
        </w:numPr>
        <w:spacing w:after="0" w:lineRule="auto"/>
        <w:ind w:left="1080" w:hanging="360"/>
        <w:jc w:val="left"/>
        <w:rPr/>
      </w:pPr>
      <w:r w:rsidDel="00000000" w:rsidR="00000000" w:rsidRPr="00000000">
        <w:rPr>
          <w:rtl w:val="0"/>
        </w:rPr>
        <w:t xml:space="preserve">O tempo médio de duração do atendimento; </w:t>
      </w:r>
    </w:p>
    <w:p w:rsidR="00000000" w:rsidDel="00000000" w:rsidP="00000000" w:rsidRDefault="00000000" w:rsidRPr="00000000" w14:paraId="000003D8">
      <w:pPr>
        <w:numPr>
          <w:ilvl w:val="0"/>
          <w:numId w:val="304"/>
        </w:numPr>
        <w:spacing w:after="0" w:lineRule="auto"/>
        <w:ind w:left="1080" w:hanging="360"/>
        <w:jc w:val="left"/>
        <w:rPr/>
      </w:pPr>
      <w:r w:rsidDel="00000000" w:rsidR="00000000" w:rsidRPr="00000000">
        <w:rPr>
          <w:rtl w:val="0"/>
        </w:rPr>
        <w:t xml:space="preserve">Quantidade média de respostas por atendimento. </w:t>
      </w:r>
    </w:p>
    <w:p w:rsidR="00000000" w:rsidDel="00000000" w:rsidP="00000000" w:rsidRDefault="00000000" w:rsidRPr="00000000" w14:paraId="000003D9">
      <w:pPr>
        <w:shd w:fill="ffffff" w:val="clear"/>
        <w:spacing w:after="160" w:lineRule="auto"/>
        <w:ind w:left="720" w:firstLine="0"/>
        <w:rPr/>
      </w:pPr>
      <w:r w:rsidDel="00000000" w:rsidR="00000000" w:rsidRPr="00000000">
        <w:rPr>
          <w:rtl w:val="0"/>
        </w:rPr>
        <w:t xml:space="preserve"> </w:t>
      </w:r>
    </w:p>
    <w:p w:rsidR="00000000" w:rsidDel="00000000" w:rsidP="00000000" w:rsidRDefault="00000000" w:rsidRPr="00000000" w14:paraId="000003DA">
      <w:pPr>
        <w:shd w:fill="ffffff" w:val="clear"/>
        <w:spacing w:after="160" w:lineRule="auto"/>
        <w:rPr/>
      </w:pPr>
      <w:r w:rsidDel="00000000" w:rsidR="00000000" w:rsidRPr="00000000">
        <w:rPr>
          <w:b w:val="1"/>
          <w:rtl w:val="0"/>
        </w:rPr>
        <w:t xml:space="preserve">REQ 19 - Produtividade do usuário</w:t>
      </w:r>
      <w:r w:rsidDel="00000000" w:rsidR="00000000" w:rsidRPr="00000000">
        <w:rPr>
          <w:rtl w:val="0"/>
        </w:rPr>
        <w:t xml:space="preserve"> </w:t>
      </w:r>
    </w:p>
    <w:p w:rsidR="00000000" w:rsidDel="00000000" w:rsidP="00000000" w:rsidRDefault="00000000" w:rsidRPr="00000000" w14:paraId="000003DB">
      <w:pPr>
        <w:shd w:fill="ffffff" w:val="clear"/>
        <w:spacing w:after="160" w:lineRule="auto"/>
        <w:rPr/>
      </w:pPr>
      <w:r w:rsidDel="00000000" w:rsidR="00000000" w:rsidRPr="00000000">
        <w:rPr>
          <w:rtl w:val="0"/>
        </w:rPr>
        <w:t xml:space="preserve">Dash para acompanhamento da produtividade do usuário, onde CAS, cooperativas e agências conseguem acompanhar e extrair relatório em tempo real, este possui visão por grupo e respeita </w:t>
      </w:r>
      <w:r w:rsidDel="00000000" w:rsidR="00000000" w:rsidRPr="00000000">
        <w:rPr>
          <w:b w:val="1"/>
          <w:rtl w:val="0"/>
        </w:rPr>
        <w:t xml:space="preserve">hierarquia</w:t>
      </w:r>
      <w:r w:rsidDel="00000000" w:rsidR="00000000" w:rsidRPr="00000000">
        <w:rPr>
          <w:rtl w:val="0"/>
        </w:rPr>
        <w:t xml:space="preserve">. Neste Dash é possível aplicar os seguintes filtros de busca. </w:t>
      </w:r>
    </w:p>
    <w:p w:rsidR="00000000" w:rsidDel="00000000" w:rsidP="00000000" w:rsidRDefault="00000000" w:rsidRPr="00000000" w14:paraId="000003DC">
      <w:pPr>
        <w:numPr>
          <w:ilvl w:val="0"/>
          <w:numId w:val="6"/>
        </w:numPr>
        <w:spacing w:after="0" w:lineRule="auto"/>
        <w:ind w:left="1080" w:hanging="360"/>
        <w:jc w:val="left"/>
        <w:rPr/>
      </w:pPr>
      <w:r w:rsidDel="00000000" w:rsidR="00000000" w:rsidRPr="00000000">
        <w:rPr>
          <w:rtl w:val="0"/>
        </w:rPr>
        <w:t xml:space="preserve">Período; </w:t>
      </w:r>
    </w:p>
    <w:p w:rsidR="00000000" w:rsidDel="00000000" w:rsidP="00000000" w:rsidRDefault="00000000" w:rsidRPr="00000000" w14:paraId="000003DD">
      <w:pPr>
        <w:numPr>
          <w:ilvl w:val="0"/>
          <w:numId w:val="222"/>
        </w:numPr>
        <w:spacing w:after="0" w:lineRule="auto"/>
        <w:ind w:left="1080" w:hanging="360"/>
        <w:jc w:val="left"/>
        <w:rPr/>
      </w:pPr>
      <w:r w:rsidDel="00000000" w:rsidR="00000000" w:rsidRPr="00000000">
        <w:rPr>
          <w:rtl w:val="0"/>
        </w:rPr>
        <w:t xml:space="preserve">Grupos; </w:t>
      </w:r>
    </w:p>
    <w:p w:rsidR="00000000" w:rsidDel="00000000" w:rsidP="00000000" w:rsidRDefault="00000000" w:rsidRPr="00000000" w14:paraId="000003DE">
      <w:pPr>
        <w:numPr>
          <w:ilvl w:val="0"/>
          <w:numId w:val="69"/>
        </w:numPr>
        <w:spacing w:after="0" w:lineRule="auto"/>
        <w:ind w:left="1080" w:hanging="360"/>
        <w:jc w:val="left"/>
        <w:rPr/>
      </w:pPr>
      <w:r w:rsidDel="00000000" w:rsidR="00000000" w:rsidRPr="00000000">
        <w:rPr>
          <w:rtl w:val="0"/>
        </w:rPr>
        <w:t xml:space="preserve">Atendentes; </w:t>
      </w:r>
    </w:p>
    <w:p w:rsidR="00000000" w:rsidDel="00000000" w:rsidP="00000000" w:rsidRDefault="00000000" w:rsidRPr="00000000" w14:paraId="000003DF">
      <w:pPr>
        <w:numPr>
          <w:ilvl w:val="0"/>
          <w:numId w:val="262"/>
        </w:numPr>
        <w:spacing w:after="0" w:lineRule="auto"/>
        <w:ind w:left="1080" w:hanging="360"/>
        <w:jc w:val="left"/>
        <w:rPr/>
      </w:pPr>
      <w:r w:rsidDel="00000000" w:rsidR="00000000" w:rsidRPr="00000000">
        <w:rPr>
          <w:rtl w:val="0"/>
        </w:rPr>
        <w:t xml:space="preserve">Filas; </w:t>
      </w:r>
    </w:p>
    <w:p w:rsidR="00000000" w:rsidDel="00000000" w:rsidP="00000000" w:rsidRDefault="00000000" w:rsidRPr="00000000" w14:paraId="000003E0">
      <w:pPr>
        <w:numPr>
          <w:ilvl w:val="0"/>
          <w:numId w:val="163"/>
        </w:numPr>
        <w:spacing w:after="0" w:lineRule="auto"/>
        <w:ind w:left="1080" w:hanging="360"/>
        <w:jc w:val="left"/>
        <w:rPr/>
      </w:pPr>
      <w:r w:rsidDel="00000000" w:rsidR="00000000" w:rsidRPr="00000000">
        <w:rPr>
          <w:rtl w:val="0"/>
        </w:rPr>
        <w:t xml:space="preserve">Funções. </w:t>
      </w:r>
    </w:p>
    <w:p w:rsidR="00000000" w:rsidDel="00000000" w:rsidP="00000000" w:rsidRDefault="00000000" w:rsidRPr="00000000" w14:paraId="000003E1">
      <w:pPr>
        <w:shd w:fill="ffffff" w:val="clear"/>
        <w:spacing w:after="160" w:lineRule="auto"/>
        <w:rPr/>
      </w:pPr>
      <w:r w:rsidDel="00000000" w:rsidR="00000000" w:rsidRPr="00000000">
        <w:rPr>
          <w:rtl w:val="0"/>
        </w:rPr>
        <w:t xml:space="preserve">E conseguimos acompanhar se o usuário está com status. </w:t>
      </w:r>
    </w:p>
    <w:p w:rsidR="00000000" w:rsidDel="00000000" w:rsidP="00000000" w:rsidRDefault="00000000" w:rsidRPr="00000000" w14:paraId="000003E2">
      <w:pPr>
        <w:numPr>
          <w:ilvl w:val="0"/>
          <w:numId w:val="50"/>
        </w:numPr>
        <w:spacing w:after="0" w:lineRule="auto"/>
        <w:ind w:left="1080" w:hanging="360"/>
        <w:jc w:val="left"/>
        <w:rPr/>
      </w:pPr>
      <w:r w:rsidDel="00000000" w:rsidR="00000000" w:rsidRPr="00000000">
        <w:rPr>
          <w:rtl w:val="0"/>
        </w:rPr>
        <w:t xml:space="preserve">Online </w:t>
      </w:r>
    </w:p>
    <w:p w:rsidR="00000000" w:rsidDel="00000000" w:rsidP="00000000" w:rsidRDefault="00000000" w:rsidRPr="00000000" w14:paraId="000003E3">
      <w:pPr>
        <w:numPr>
          <w:ilvl w:val="0"/>
          <w:numId w:val="2"/>
        </w:numPr>
        <w:spacing w:after="0" w:lineRule="auto"/>
        <w:ind w:left="1080" w:hanging="360"/>
        <w:jc w:val="left"/>
        <w:rPr/>
      </w:pPr>
      <w:r w:rsidDel="00000000" w:rsidR="00000000" w:rsidRPr="00000000">
        <w:rPr>
          <w:rtl w:val="0"/>
        </w:rPr>
        <w:t xml:space="preserve">Pausa </w:t>
      </w:r>
    </w:p>
    <w:p w:rsidR="00000000" w:rsidDel="00000000" w:rsidP="00000000" w:rsidRDefault="00000000" w:rsidRPr="00000000" w14:paraId="000003E4">
      <w:pPr>
        <w:numPr>
          <w:ilvl w:val="0"/>
          <w:numId w:val="301"/>
        </w:numPr>
        <w:spacing w:after="0" w:lineRule="auto"/>
        <w:ind w:left="1080" w:hanging="360"/>
        <w:jc w:val="left"/>
        <w:rPr/>
      </w:pPr>
      <w:r w:rsidDel="00000000" w:rsidR="00000000" w:rsidRPr="00000000">
        <w:rPr>
          <w:rtl w:val="0"/>
        </w:rPr>
        <w:t xml:space="preserve">Almoço; </w:t>
      </w:r>
    </w:p>
    <w:p w:rsidR="00000000" w:rsidDel="00000000" w:rsidP="00000000" w:rsidRDefault="00000000" w:rsidRPr="00000000" w14:paraId="000003E5">
      <w:pPr>
        <w:numPr>
          <w:ilvl w:val="0"/>
          <w:numId w:val="297"/>
        </w:numPr>
        <w:spacing w:after="0" w:lineRule="auto"/>
        <w:ind w:left="1080" w:hanging="360"/>
        <w:jc w:val="left"/>
        <w:rPr/>
      </w:pPr>
      <w:r w:rsidDel="00000000" w:rsidR="00000000" w:rsidRPr="00000000">
        <w:rPr>
          <w:rtl w:val="0"/>
        </w:rPr>
        <w:t xml:space="preserve">Treinamento; </w:t>
      </w:r>
    </w:p>
    <w:p w:rsidR="00000000" w:rsidDel="00000000" w:rsidP="00000000" w:rsidRDefault="00000000" w:rsidRPr="00000000" w14:paraId="000003E6">
      <w:pPr>
        <w:numPr>
          <w:ilvl w:val="0"/>
          <w:numId w:val="153"/>
        </w:numPr>
        <w:spacing w:after="0" w:lineRule="auto"/>
        <w:ind w:left="1080" w:hanging="360"/>
        <w:jc w:val="left"/>
        <w:rPr/>
      </w:pPr>
      <w:r w:rsidDel="00000000" w:rsidR="00000000" w:rsidRPr="00000000">
        <w:rPr>
          <w:rtl w:val="0"/>
        </w:rPr>
        <w:t xml:space="preserve">Ocupado.  </w:t>
      </w:r>
    </w:p>
    <w:p w:rsidR="00000000" w:rsidDel="00000000" w:rsidP="00000000" w:rsidRDefault="00000000" w:rsidRPr="00000000" w14:paraId="000003E7">
      <w:pPr>
        <w:shd w:fill="ffffff" w:val="clear"/>
        <w:spacing w:after="160" w:lineRule="auto"/>
        <w:ind w:left="720" w:firstLine="0"/>
        <w:rPr/>
      </w:pPr>
      <w:r w:rsidDel="00000000" w:rsidR="00000000" w:rsidRPr="00000000">
        <w:rPr>
          <w:rtl w:val="0"/>
        </w:rPr>
        <w:t xml:space="preserve">  </w:t>
      </w:r>
    </w:p>
    <w:p w:rsidR="00000000" w:rsidDel="00000000" w:rsidP="00000000" w:rsidRDefault="00000000" w:rsidRPr="00000000" w14:paraId="000003E8">
      <w:pPr>
        <w:shd w:fill="ffffff" w:val="clear"/>
        <w:spacing w:after="160" w:lineRule="auto"/>
        <w:rPr/>
      </w:pPr>
      <w:r w:rsidDel="00000000" w:rsidR="00000000" w:rsidRPr="00000000">
        <w:rPr>
          <w:b w:val="1"/>
          <w:rtl w:val="0"/>
        </w:rPr>
        <w:t xml:space="preserve">REQ 20 - Métricas de início de conversa</w:t>
      </w:r>
      <w:r w:rsidDel="00000000" w:rsidR="00000000" w:rsidRPr="00000000">
        <w:rPr>
          <w:rtl w:val="0"/>
        </w:rPr>
        <w:t xml:space="preserve"> </w:t>
      </w:r>
    </w:p>
    <w:p w:rsidR="00000000" w:rsidDel="00000000" w:rsidP="00000000" w:rsidRDefault="00000000" w:rsidRPr="00000000" w14:paraId="000003E9">
      <w:pPr>
        <w:shd w:fill="ffffff" w:val="clear"/>
        <w:spacing w:after="160" w:lineRule="auto"/>
        <w:rPr/>
      </w:pPr>
      <w:r w:rsidDel="00000000" w:rsidR="00000000" w:rsidRPr="00000000">
        <w:rPr>
          <w:rtl w:val="0"/>
        </w:rPr>
        <w:t xml:space="preserve">Dahs para acompanhamento de conversas iniciadas pelo usuário onde CAS, cooperativas e agências conseguem consultar e extrair relatório em tempo real. Neste podemos aplicar filtros como:  </w:t>
      </w:r>
    </w:p>
    <w:p w:rsidR="00000000" w:rsidDel="00000000" w:rsidP="00000000" w:rsidRDefault="00000000" w:rsidRPr="00000000" w14:paraId="000003EA">
      <w:pPr>
        <w:numPr>
          <w:ilvl w:val="0"/>
          <w:numId w:val="200"/>
        </w:numPr>
        <w:spacing w:after="0" w:lineRule="auto"/>
        <w:ind w:left="1080" w:hanging="360"/>
        <w:jc w:val="left"/>
        <w:rPr/>
      </w:pPr>
      <w:r w:rsidDel="00000000" w:rsidR="00000000" w:rsidRPr="00000000">
        <w:rPr>
          <w:rtl w:val="0"/>
        </w:rPr>
        <w:t xml:space="preserve">Período; </w:t>
      </w:r>
    </w:p>
    <w:p w:rsidR="00000000" w:rsidDel="00000000" w:rsidP="00000000" w:rsidRDefault="00000000" w:rsidRPr="00000000" w14:paraId="000003EB">
      <w:pPr>
        <w:numPr>
          <w:ilvl w:val="0"/>
          <w:numId w:val="205"/>
        </w:numPr>
        <w:spacing w:after="0" w:lineRule="auto"/>
        <w:ind w:left="1080" w:hanging="360"/>
        <w:jc w:val="left"/>
        <w:rPr/>
      </w:pPr>
      <w:r w:rsidDel="00000000" w:rsidR="00000000" w:rsidRPr="00000000">
        <w:rPr>
          <w:rtl w:val="0"/>
        </w:rPr>
        <w:t xml:space="preserve">Grupos; </w:t>
      </w:r>
    </w:p>
    <w:p w:rsidR="00000000" w:rsidDel="00000000" w:rsidP="00000000" w:rsidRDefault="00000000" w:rsidRPr="00000000" w14:paraId="000003EC">
      <w:pPr>
        <w:numPr>
          <w:ilvl w:val="0"/>
          <w:numId w:val="343"/>
        </w:numPr>
        <w:spacing w:after="0" w:lineRule="auto"/>
        <w:ind w:left="1080" w:hanging="360"/>
        <w:jc w:val="left"/>
        <w:rPr/>
      </w:pPr>
      <w:r w:rsidDel="00000000" w:rsidR="00000000" w:rsidRPr="00000000">
        <w:rPr>
          <w:rtl w:val="0"/>
        </w:rPr>
        <w:t xml:space="preserve">Conversa iniciada por (Templates, Pushs, campanhas); </w:t>
      </w:r>
    </w:p>
    <w:p w:rsidR="00000000" w:rsidDel="00000000" w:rsidP="00000000" w:rsidRDefault="00000000" w:rsidRPr="00000000" w14:paraId="000003ED">
      <w:pPr>
        <w:numPr>
          <w:ilvl w:val="0"/>
          <w:numId w:val="315"/>
        </w:numPr>
        <w:spacing w:after="0" w:lineRule="auto"/>
        <w:ind w:left="1080" w:hanging="360"/>
        <w:jc w:val="left"/>
        <w:rPr/>
      </w:pPr>
      <w:r w:rsidDel="00000000" w:rsidR="00000000" w:rsidRPr="00000000">
        <w:rPr>
          <w:rtl w:val="0"/>
        </w:rPr>
        <w:t xml:space="preserve">Template. </w:t>
      </w:r>
    </w:p>
    <w:p w:rsidR="00000000" w:rsidDel="00000000" w:rsidP="00000000" w:rsidRDefault="00000000" w:rsidRPr="00000000" w14:paraId="000003EE">
      <w:pPr>
        <w:shd w:fill="ffffff" w:val="clear"/>
        <w:spacing w:after="160" w:lineRule="auto"/>
        <w:rPr/>
      </w:pPr>
      <w:r w:rsidDel="00000000" w:rsidR="00000000" w:rsidRPr="00000000">
        <w:rPr>
          <w:rtl w:val="0"/>
        </w:rPr>
        <w:t xml:space="preserve">Neste é possível acompanhar o status o do envio:  </w:t>
      </w:r>
    </w:p>
    <w:p w:rsidR="00000000" w:rsidDel="00000000" w:rsidP="00000000" w:rsidRDefault="00000000" w:rsidRPr="00000000" w14:paraId="000003EF">
      <w:pPr>
        <w:numPr>
          <w:ilvl w:val="0"/>
          <w:numId w:val="185"/>
        </w:numPr>
        <w:spacing w:after="0" w:lineRule="auto"/>
        <w:ind w:left="1080" w:hanging="360"/>
        <w:jc w:val="left"/>
        <w:rPr/>
      </w:pPr>
      <w:r w:rsidDel="00000000" w:rsidR="00000000" w:rsidRPr="00000000">
        <w:rPr>
          <w:rtl w:val="0"/>
        </w:rPr>
        <w:t xml:space="preserve">Quantidade de mensagens não enviadas; </w:t>
      </w:r>
    </w:p>
    <w:p w:rsidR="00000000" w:rsidDel="00000000" w:rsidP="00000000" w:rsidRDefault="00000000" w:rsidRPr="00000000" w14:paraId="000003F0">
      <w:pPr>
        <w:numPr>
          <w:ilvl w:val="0"/>
          <w:numId w:val="220"/>
        </w:numPr>
        <w:spacing w:after="0" w:lineRule="auto"/>
        <w:ind w:left="1080" w:hanging="360"/>
        <w:jc w:val="left"/>
        <w:rPr/>
      </w:pPr>
      <w:r w:rsidDel="00000000" w:rsidR="00000000" w:rsidRPr="00000000">
        <w:rPr>
          <w:rtl w:val="0"/>
        </w:rPr>
        <w:t xml:space="preserve">Quantidade de mensagens enviadas; </w:t>
      </w:r>
    </w:p>
    <w:p w:rsidR="00000000" w:rsidDel="00000000" w:rsidP="00000000" w:rsidRDefault="00000000" w:rsidRPr="00000000" w14:paraId="000003F1">
      <w:pPr>
        <w:numPr>
          <w:ilvl w:val="0"/>
          <w:numId w:val="266"/>
        </w:numPr>
        <w:spacing w:after="0" w:lineRule="auto"/>
        <w:ind w:left="1080" w:hanging="360"/>
        <w:jc w:val="left"/>
        <w:rPr/>
      </w:pPr>
      <w:r w:rsidDel="00000000" w:rsidR="00000000" w:rsidRPr="00000000">
        <w:rPr>
          <w:rtl w:val="0"/>
        </w:rPr>
        <w:t xml:space="preserve">Quantidade de mensagens entregues; </w:t>
      </w:r>
    </w:p>
    <w:p w:rsidR="00000000" w:rsidDel="00000000" w:rsidP="00000000" w:rsidRDefault="00000000" w:rsidRPr="00000000" w14:paraId="000003F2">
      <w:pPr>
        <w:numPr>
          <w:ilvl w:val="0"/>
          <w:numId w:val="230"/>
        </w:numPr>
        <w:spacing w:after="0" w:lineRule="auto"/>
        <w:ind w:left="1080" w:hanging="360"/>
        <w:jc w:val="left"/>
        <w:rPr/>
      </w:pPr>
      <w:r w:rsidDel="00000000" w:rsidR="00000000" w:rsidRPr="00000000">
        <w:rPr>
          <w:rtl w:val="0"/>
        </w:rPr>
        <w:t xml:space="preserve">Quantidade de mensagens lidas; </w:t>
      </w:r>
    </w:p>
    <w:p w:rsidR="00000000" w:rsidDel="00000000" w:rsidP="00000000" w:rsidRDefault="00000000" w:rsidRPr="00000000" w14:paraId="000003F3">
      <w:pPr>
        <w:numPr>
          <w:ilvl w:val="0"/>
          <w:numId w:val="133"/>
        </w:numPr>
        <w:spacing w:after="0" w:lineRule="auto"/>
        <w:ind w:left="1080" w:hanging="360"/>
        <w:jc w:val="left"/>
        <w:rPr/>
      </w:pPr>
      <w:r w:rsidDel="00000000" w:rsidR="00000000" w:rsidRPr="00000000">
        <w:rPr>
          <w:rtl w:val="0"/>
        </w:rPr>
        <w:t xml:space="preserve">Quantidade de mensagens respondidas.  </w:t>
      </w:r>
    </w:p>
    <w:p w:rsidR="00000000" w:rsidDel="00000000" w:rsidP="00000000" w:rsidRDefault="00000000" w:rsidRPr="00000000" w14:paraId="000003F4">
      <w:pPr>
        <w:shd w:fill="ffffff" w:val="clear"/>
        <w:spacing w:after="160" w:lineRule="auto"/>
        <w:rPr>
          <w:color w:val="ff0000"/>
        </w:rPr>
      </w:pPr>
      <w:r w:rsidDel="00000000" w:rsidR="00000000" w:rsidRPr="00000000">
        <w:rPr>
          <w:color w:val="ff0000"/>
          <w:rtl w:val="0"/>
        </w:rPr>
        <w:t xml:space="preserve"> </w:t>
      </w:r>
    </w:p>
    <w:p w:rsidR="00000000" w:rsidDel="00000000" w:rsidP="00000000" w:rsidRDefault="00000000" w:rsidRPr="00000000" w14:paraId="000003F5">
      <w:pPr>
        <w:pStyle w:val="Heading2"/>
        <w:numPr>
          <w:ilvl w:val="1"/>
          <w:numId w:val="205"/>
        </w:numPr>
        <w:shd w:fill="ffffff" w:val="clear"/>
        <w:spacing w:after="160" w:before="360" w:line="276" w:lineRule="auto"/>
        <w:ind w:left="0" w:firstLine="0"/>
        <w:rPr>
          <w:b w:val="0"/>
          <w:color w:val="000000"/>
          <w:sz w:val="18"/>
          <w:szCs w:val="18"/>
        </w:rPr>
      </w:pPr>
      <w:bookmarkStart w:colFirst="0" w:colLast="0" w:name="_heading=h.7h58hpmz6k7v" w:id="23"/>
      <w:bookmarkEnd w:id="23"/>
      <w:r w:rsidDel="00000000" w:rsidR="00000000" w:rsidRPr="00000000">
        <w:rPr>
          <w:color w:val="000000"/>
          <w:sz w:val="18"/>
          <w:szCs w:val="18"/>
          <w:rtl w:val="0"/>
        </w:rPr>
        <w:t xml:space="preserve">REQ 26 - Handover</w:t>
      </w:r>
      <w:r w:rsidDel="00000000" w:rsidR="00000000" w:rsidRPr="00000000">
        <w:rPr>
          <w:b w:val="0"/>
          <w:color w:val="000000"/>
          <w:sz w:val="18"/>
          <w:szCs w:val="18"/>
          <w:rtl w:val="0"/>
        </w:rPr>
        <w:t xml:space="preserve"> </w:t>
      </w:r>
    </w:p>
    <w:p w:rsidR="00000000" w:rsidDel="00000000" w:rsidP="00000000" w:rsidRDefault="00000000" w:rsidRPr="00000000" w14:paraId="000003F6">
      <w:pPr>
        <w:shd w:fill="ffffff" w:val="clear"/>
        <w:spacing w:after="160" w:lineRule="auto"/>
        <w:rPr/>
      </w:pPr>
      <w:r w:rsidDel="00000000" w:rsidR="00000000" w:rsidRPr="00000000">
        <w:rPr>
          <w:b w:val="1"/>
          <w:rtl w:val="0"/>
        </w:rPr>
        <w:t xml:space="preserve">Handover:</w:t>
      </w:r>
      <w:r w:rsidDel="00000000" w:rsidR="00000000" w:rsidRPr="00000000">
        <w:rPr>
          <w:rtl w:val="0"/>
        </w:rPr>
        <w:t xml:space="preserve"> São as opções de transferência do associado durante o atendimento, para onde pode ser direcionado. Ele pode ser transferido entre qualquer fila do mesmo grupo, pode ser transferido de um grupo de agência para a sede, pode ser transferido da agência para o CAS (centro administrativo Sicredi), porém temos que respeitar a origem da conta: </w:t>
      </w:r>
    </w:p>
    <w:p w:rsidR="00000000" w:rsidDel="00000000" w:rsidP="00000000" w:rsidRDefault="00000000" w:rsidRPr="00000000" w14:paraId="000003F7">
      <w:pPr>
        <w:shd w:fill="ffffff" w:val="clear"/>
        <w:spacing w:after="160" w:lineRule="auto"/>
        <w:rPr/>
      </w:pPr>
      <w:r w:rsidDel="00000000" w:rsidR="00000000" w:rsidRPr="00000000">
        <w:rPr>
          <w:rtl w:val="0"/>
        </w:rPr>
        <w:t xml:space="preserve">Exemplos: Associado tem conta na agência 08, cooperativa 0116, esse pode ser direcionado para qualquer fila dentro da agência 08, pode ser direcionado para qualquer fila dentro grupo 0116,  </w:t>
      </w:r>
    </w:p>
    <w:p w:rsidR="00000000" w:rsidDel="00000000" w:rsidP="00000000" w:rsidRDefault="00000000" w:rsidRPr="00000000" w14:paraId="000003F8">
      <w:pPr>
        <w:shd w:fill="ffffff" w:val="clear"/>
        <w:spacing w:after="160" w:lineRule="auto"/>
        <w:rPr/>
      </w:pPr>
      <w:r w:rsidDel="00000000" w:rsidR="00000000" w:rsidRPr="00000000">
        <w:rPr>
          <w:rtl w:val="0"/>
        </w:rPr>
        <w:t xml:space="preserve">É possível fazer a transferência de atendimento, entre filas, entre grupos e entre usuários, sempre respeitando as variáveis de handover. </w:t>
      </w:r>
    </w:p>
    <w:p w:rsidR="00000000" w:rsidDel="00000000" w:rsidP="00000000" w:rsidRDefault="00000000" w:rsidRPr="00000000" w14:paraId="000003F9">
      <w:pPr>
        <w:shd w:fill="ffffff" w:val="clear"/>
        <w:spacing w:after="160" w:lineRule="auto"/>
        <w:rPr/>
      </w:pPr>
      <w:r w:rsidDel="00000000" w:rsidR="00000000" w:rsidRPr="00000000">
        <w:rPr>
          <w:rtl w:val="0"/>
        </w:rPr>
        <w:t xml:space="preserve"> </w:t>
      </w:r>
    </w:p>
    <w:p w:rsidR="00000000" w:rsidDel="00000000" w:rsidP="00000000" w:rsidRDefault="00000000" w:rsidRPr="00000000" w14:paraId="000003FA">
      <w:pPr>
        <w:shd w:fill="ffffff" w:val="clear"/>
        <w:spacing w:after="160" w:lineRule="auto"/>
        <w:rPr/>
      </w:pPr>
      <w:r w:rsidDel="00000000" w:rsidR="00000000" w:rsidRPr="00000000">
        <w:rPr>
          <w:b w:val="1"/>
          <w:rtl w:val="0"/>
        </w:rPr>
        <w:t xml:space="preserve">Pode ser transferido nos seguintes casos: </w:t>
      </w:r>
      <w:r w:rsidDel="00000000" w:rsidR="00000000" w:rsidRPr="00000000">
        <w:rPr>
          <w:rtl w:val="0"/>
        </w:rPr>
        <w:t xml:space="preserve"> </w:t>
      </w:r>
    </w:p>
    <w:p w:rsidR="00000000" w:rsidDel="00000000" w:rsidP="00000000" w:rsidRDefault="00000000" w:rsidRPr="00000000" w14:paraId="000003FB">
      <w:pPr>
        <w:numPr>
          <w:ilvl w:val="0"/>
          <w:numId w:val="305"/>
        </w:numPr>
        <w:spacing w:after="0" w:lineRule="auto"/>
        <w:ind w:left="1080" w:hanging="360"/>
        <w:jc w:val="left"/>
        <w:rPr/>
      </w:pPr>
      <w:r w:rsidDel="00000000" w:rsidR="00000000" w:rsidRPr="00000000">
        <w:rPr>
          <w:rtl w:val="0"/>
        </w:rPr>
        <w:t xml:space="preserve">Dentro do mesmo grupo, transferência permitida para qualquer fila ou usuário </w:t>
      </w:r>
    </w:p>
    <w:p w:rsidR="00000000" w:rsidDel="00000000" w:rsidP="00000000" w:rsidRDefault="00000000" w:rsidRPr="00000000" w14:paraId="000003FC">
      <w:pPr>
        <w:numPr>
          <w:ilvl w:val="0"/>
          <w:numId w:val="260"/>
        </w:numPr>
        <w:spacing w:after="0" w:lineRule="auto"/>
        <w:ind w:left="1080" w:hanging="360"/>
        <w:jc w:val="left"/>
        <w:rPr/>
      </w:pPr>
      <w:r w:rsidDel="00000000" w:rsidR="00000000" w:rsidRPr="00000000">
        <w:rPr>
          <w:rtl w:val="0"/>
        </w:rPr>
        <w:t xml:space="preserve">Agência consegue transferir o atendimento para qualquer fila ou usuário do grupo da sua cooperativa (sede).  </w:t>
      </w:r>
    </w:p>
    <w:p w:rsidR="00000000" w:rsidDel="00000000" w:rsidP="00000000" w:rsidRDefault="00000000" w:rsidRPr="00000000" w14:paraId="000003FD">
      <w:pPr>
        <w:numPr>
          <w:ilvl w:val="0"/>
          <w:numId w:val="80"/>
        </w:numPr>
        <w:spacing w:after="0" w:lineRule="auto"/>
        <w:ind w:left="1080" w:hanging="360"/>
        <w:jc w:val="left"/>
        <w:rPr/>
      </w:pPr>
      <w:r w:rsidDel="00000000" w:rsidR="00000000" w:rsidRPr="00000000">
        <w:rPr>
          <w:rtl w:val="0"/>
        </w:rPr>
        <w:t xml:space="preserve">Agência consegue transferir atendimento para uma fila ou usuário que os grupos estão no CAS, desde que a cooperativa tenha o serviço que seja atendido pelo grupo.  </w:t>
      </w:r>
    </w:p>
    <w:p w:rsidR="00000000" w:rsidDel="00000000" w:rsidP="00000000" w:rsidRDefault="00000000" w:rsidRPr="00000000" w14:paraId="000003FE">
      <w:pPr>
        <w:numPr>
          <w:ilvl w:val="0"/>
          <w:numId w:val="274"/>
        </w:numPr>
        <w:spacing w:after="0" w:lineRule="auto"/>
        <w:ind w:left="1080" w:hanging="360"/>
        <w:jc w:val="left"/>
        <w:rPr/>
      </w:pPr>
      <w:r w:rsidDel="00000000" w:rsidR="00000000" w:rsidRPr="00000000">
        <w:rPr>
          <w:rtl w:val="0"/>
        </w:rPr>
        <w:t xml:space="preserve">Cooperativa consegue transferir atendimento para uma fila ou um usuário da agência, desde que o associado pertença a agência que está sendo transferido.  </w:t>
      </w:r>
    </w:p>
    <w:p w:rsidR="00000000" w:rsidDel="00000000" w:rsidP="00000000" w:rsidRDefault="00000000" w:rsidRPr="00000000" w14:paraId="000003FF">
      <w:pPr>
        <w:numPr>
          <w:ilvl w:val="0"/>
          <w:numId w:val="275"/>
        </w:numPr>
        <w:spacing w:after="0" w:lineRule="auto"/>
        <w:ind w:left="1080" w:hanging="360"/>
        <w:jc w:val="left"/>
        <w:rPr/>
      </w:pPr>
      <w:r w:rsidDel="00000000" w:rsidR="00000000" w:rsidRPr="00000000">
        <w:rPr>
          <w:rtl w:val="0"/>
        </w:rPr>
        <w:t xml:space="preserve">Cooperativa consegue transferir atendimento para uma fila ou usuário que os grupos estão no CAS, desde que a cooperativa tenha o serviço que seja atendido pelo grupo.  </w:t>
      </w:r>
    </w:p>
    <w:p w:rsidR="00000000" w:rsidDel="00000000" w:rsidP="00000000" w:rsidRDefault="00000000" w:rsidRPr="00000000" w14:paraId="00000400">
      <w:pPr>
        <w:numPr>
          <w:ilvl w:val="0"/>
          <w:numId w:val="121"/>
        </w:numPr>
        <w:spacing w:after="0" w:lineRule="auto"/>
        <w:ind w:left="1080" w:hanging="360"/>
        <w:jc w:val="left"/>
        <w:rPr/>
      </w:pPr>
      <w:r w:rsidDel="00000000" w:rsidR="00000000" w:rsidRPr="00000000">
        <w:rPr>
          <w:rtl w:val="0"/>
        </w:rPr>
        <w:t xml:space="preserve">Grupos do CAS, consegue transferir atendimento para uma fila ou um usuário da agência, desde que o associado pertença a agência que está sendo transferido.  </w:t>
      </w:r>
    </w:p>
    <w:p w:rsidR="00000000" w:rsidDel="00000000" w:rsidP="00000000" w:rsidRDefault="00000000" w:rsidRPr="00000000" w14:paraId="00000401">
      <w:pPr>
        <w:numPr>
          <w:ilvl w:val="0"/>
          <w:numId w:val="354"/>
        </w:numPr>
        <w:spacing w:after="0" w:lineRule="auto"/>
        <w:ind w:left="1080" w:hanging="360"/>
        <w:jc w:val="left"/>
        <w:rPr/>
      </w:pPr>
      <w:r w:rsidDel="00000000" w:rsidR="00000000" w:rsidRPr="00000000">
        <w:rPr>
          <w:rtl w:val="0"/>
        </w:rPr>
        <w:t xml:space="preserve">Grupos do CAS, consegue transferir atendimento para uma fila ou um usuário da cooperativa, desde que o associado pertença a uma agência da cooperativa que está sendo transferido.  </w:t>
      </w:r>
    </w:p>
    <w:p w:rsidR="00000000" w:rsidDel="00000000" w:rsidP="00000000" w:rsidRDefault="00000000" w:rsidRPr="00000000" w14:paraId="00000402">
      <w:pPr>
        <w:shd w:fill="ffffff" w:val="clear"/>
        <w:spacing w:after="160" w:lineRule="auto"/>
        <w:rPr/>
      </w:pPr>
      <w:r w:rsidDel="00000000" w:rsidR="00000000" w:rsidRPr="00000000">
        <w:rPr>
          <w:rtl w:val="0"/>
        </w:rPr>
        <w:t xml:space="preserve"> </w:t>
      </w:r>
    </w:p>
    <w:p w:rsidR="00000000" w:rsidDel="00000000" w:rsidP="00000000" w:rsidRDefault="00000000" w:rsidRPr="00000000" w14:paraId="00000403">
      <w:pPr>
        <w:pStyle w:val="Heading2"/>
        <w:numPr>
          <w:ilvl w:val="1"/>
          <w:numId w:val="205"/>
        </w:numPr>
        <w:shd w:fill="ffffff" w:val="clear"/>
        <w:spacing w:after="160" w:before="360" w:line="276" w:lineRule="auto"/>
        <w:ind w:left="0" w:firstLine="0"/>
        <w:rPr>
          <w:b w:val="0"/>
          <w:color w:val="000000"/>
          <w:sz w:val="18"/>
          <w:szCs w:val="18"/>
        </w:rPr>
      </w:pPr>
      <w:bookmarkStart w:colFirst="0" w:colLast="0" w:name="_heading=h.hncp7kwfvs7k" w:id="24"/>
      <w:bookmarkEnd w:id="24"/>
      <w:r w:rsidDel="00000000" w:rsidR="00000000" w:rsidRPr="00000000">
        <w:rPr>
          <w:color w:val="000000"/>
          <w:sz w:val="18"/>
          <w:szCs w:val="18"/>
          <w:rtl w:val="0"/>
        </w:rPr>
        <w:t xml:space="preserve">REQ 27 - Sessões | Conversas nos finais de semana e feriados</w:t>
      </w:r>
      <w:r w:rsidDel="00000000" w:rsidR="00000000" w:rsidRPr="00000000">
        <w:rPr>
          <w:b w:val="0"/>
          <w:color w:val="000000"/>
          <w:sz w:val="18"/>
          <w:szCs w:val="18"/>
          <w:rtl w:val="0"/>
        </w:rPr>
        <w:t xml:space="preserve"> </w:t>
      </w:r>
    </w:p>
    <w:p w:rsidR="00000000" w:rsidDel="00000000" w:rsidP="00000000" w:rsidRDefault="00000000" w:rsidRPr="00000000" w14:paraId="00000404">
      <w:pPr>
        <w:shd w:fill="ffffff" w:val="clear"/>
        <w:spacing w:after="160" w:lineRule="auto"/>
        <w:rPr/>
      </w:pPr>
      <w:r w:rsidDel="00000000" w:rsidR="00000000" w:rsidRPr="00000000">
        <w:rPr>
          <w:rtl w:val="0"/>
        </w:rPr>
        <w:t xml:space="preserve">Atualmente é possível retomar um atendimento mesmo que a sessão esteja encerrada, essa funcionalidade se faz necessária pelo fato de as cooperativas deixarem o atendimento em aberto para que o associado acione mesmo depois o horário.  </w:t>
      </w:r>
    </w:p>
    <w:p w:rsidR="00000000" w:rsidDel="00000000" w:rsidP="00000000" w:rsidRDefault="00000000" w:rsidRPr="00000000" w14:paraId="00000405">
      <w:pPr>
        <w:shd w:fill="ffffff" w:val="clear"/>
        <w:spacing w:after="160" w:lineRule="auto"/>
        <w:rPr/>
      </w:pPr>
      <w:r w:rsidDel="00000000" w:rsidR="00000000" w:rsidRPr="00000000">
        <w:rPr>
          <w:rtl w:val="0"/>
        </w:rPr>
        <w:t xml:space="preserve">O associado entra no canal e é direcionado para a fila de atendimento mesmo depois do horário e esse fica aguardando por até 96 horas da sua última interação. Quando recepcionado pelo colaborador em dia e horário útil e a sessão já estiver encerrada a conversa é retomada através de um template enviada pelo usuário, a conversa não desaparece da console em nenhum momento, antes das 96 horas ser finalizada. Quando finalizada a conversa é marcada como inatividade.  </w:t>
      </w:r>
    </w:p>
    <w:p w:rsidR="00000000" w:rsidDel="00000000" w:rsidP="00000000" w:rsidRDefault="00000000" w:rsidRPr="00000000" w14:paraId="00000406">
      <w:pPr>
        <w:shd w:fill="ffffff" w:val="clear"/>
        <w:spacing w:after="160" w:lineRule="auto"/>
        <w:rPr/>
      </w:pPr>
      <w:r w:rsidDel="00000000" w:rsidR="00000000" w:rsidRPr="00000000">
        <w:rPr>
          <w:b w:val="1"/>
          <w:rtl w:val="0"/>
        </w:rPr>
        <w:t xml:space="preserve">OBS:</w:t>
      </w:r>
      <w:r w:rsidDel="00000000" w:rsidR="00000000" w:rsidRPr="00000000">
        <w:rPr>
          <w:rtl w:val="0"/>
        </w:rPr>
        <w:t xml:space="preserve">  Essa conversa é atribuída de forma automática ao usuário assim que ele estiver online na plataforma, respeitando a ordem de entrada do associado no canal.   </w:t>
      </w:r>
    </w:p>
    <w:p w:rsidR="00000000" w:rsidDel="00000000" w:rsidP="00000000" w:rsidRDefault="00000000" w:rsidRPr="00000000" w14:paraId="00000407">
      <w:pPr>
        <w:pStyle w:val="Heading2"/>
        <w:numPr>
          <w:ilvl w:val="1"/>
          <w:numId w:val="205"/>
        </w:numPr>
        <w:shd w:fill="ffffff" w:val="clear"/>
        <w:spacing w:after="160" w:before="360" w:line="276" w:lineRule="auto"/>
        <w:ind w:left="0" w:firstLine="0"/>
        <w:rPr>
          <w:b w:val="0"/>
          <w:color w:val="000000"/>
          <w:sz w:val="18"/>
          <w:szCs w:val="18"/>
        </w:rPr>
      </w:pPr>
      <w:bookmarkStart w:colFirst="0" w:colLast="0" w:name="_heading=h.jbgf9ui3cz66" w:id="25"/>
      <w:bookmarkEnd w:id="25"/>
      <w:r w:rsidDel="00000000" w:rsidR="00000000" w:rsidRPr="00000000">
        <w:rPr>
          <w:color w:val="000000"/>
          <w:sz w:val="18"/>
          <w:szCs w:val="18"/>
          <w:rtl w:val="0"/>
        </w:rPr>
        <w:t xml:space="preserve">REQ 21 - Sessões | Sessões e subseções</w:t>
      </w:r>
      <w:r w:rsidDel="00000000" w:rsidR="00000000" w:rsidRPr="00000000">
        <w:rPr>
          <w:b w:val="0"/>
          <w:color w:val="000000"/>
          <w:sz w:val="18"/>
          <w:szCs w:val="18"/>
          <w:rtl w:val="0"/>
        </w:rPr>
        <w:t xml:space="preserve"> </w:t>
      </w:r>
    </w:p>
    <w:p w:rsidR="00000000" w:rsidDel="00000000" w:rsidP="00000000" w:rsidRDefault="00000000" w:rsidRPr="00000000" w14:paraId="00000408">
      <w:pPr>
        <w:shd w:fill="ffffff" w:val="clear"/>
        <w:spacing w:after="160" w:lineRule="auto"/>
        <w:rPr/>
      </w:pPr>
      <w:r w:rsidDel="00000000" w:rsidR="00000000" w:rsidRPr="00000000">
        <w:rPr>
          <w:rtl w:val="0"/>
        </w:rPr>
        <w:t xml:space="preserve">Necessário que na plataforma a classificação do atendimento seja por conversas:  </w:t>
      </w:r>
    </w:p>
    <w:p w:rsidR="00000000" w:rsidDel="00000000" w:rsidP="00000000" w:rsidRDefault="00000000" w:rsidRPr="00000000" w14:paraId="00000409">
      <w:pPr>
        <w:shd w:fill="ffffff" w:val="clear"/>
        <w:spacing w:after="160" w:lineRule="auto"/>
        <w:rPr/>
      </w:pPr>
      <w:r w:rsidDel="00000000" w:rsidR="00000000" w:rsidRPr="00000000">
        <w:rPr>
          <w:rtl w:val="0"/>
        </w:rPr>
        <w:t xml:space="preserve">Associado inicia a conversa na sessão X e essa sessão se encerra após 24 horas, mas a conversa ainda não foi finalizada, abrindo a sessão Y ou por um template ou por uma mensagem do associado, para fins de dados a sessão Y ela precisa estar vinculada a sessão X como se fosse uma única conversa, e no encerramento da sessão X a sessão y também ser encerrada. Classificando assim um atendimento com sessões e subseções vinculada como um único atendimento.  </w:t>
      </w:r>
    </w:p>
    <w:p w:rsidR="00000000" w:rsidDel="00000000" w:rsidP="00000000" w:rsidRDefault="00000000" w:rsidRPr="00000000" w14:paraId="0000040A">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brruvm1thywl" w:id="26"/>
      <w:bookmarkEnd w:id="26"/>
      <w:r w:rsidDel="00000000" w:rsidR="00000000" w:rsidRPr="00000000">
        <w:rPr>
          <w:color w:val="000000"/>
          <w:sz w:val="18"/>
          <w:szCs w:val="18"/>
          <w:rtl w:val="0"/>
        </w:rPr>
        <w:t xml:space="preserve">REQ 01 - Aplicativo</w:t>
      </w:r>
      <w:r w:rsidDel="00000000" w:rsidR="00000000" w:rsidRPr="00000000">
        <w:rPr>
          <w:b w:val="0"/>
          <w:color w:val="000000"/>
          <w:sz w:val="18"/>
          <w:szCs w:val="18"/>
          <w:rtl w:val="0"/>
        </w:rPr>
        <w:t xml:space="preserve"> </w:t>
      </w:r>
    </w:p>
    <w:p w:rsidR="00000000" w:rsidDel="00000000" w:rsidP="00000000" w:rsidRDefault="00000000" w:rsidRPr="00000000" w14:paraId="0000040B">
      <w:pPr>
        <w:shd w:fill="ffffff" w:val="clear"/>
        <w:spacing w:after="160" w:lineRule="auto"/>
        <w:rPr/>
      </w:pPr>
      <w:r w:rsidDel="00000000" w:rsidR="00000000" w:rsidRPr="00000000">
        <w:rPr>
          <w:rtl w:val="0"/>
        </w:rPr>
        <w:t xml:space="preserve">Necessário que exista um aplicativo que possa ser utilizado para atendimento dos associados.  </w:t>
      </w:r>
    </w:p>
    <w:p w:rsidR="00000000" w:rsidDel="00000000" w:rsidP="00000000" w:rsidRDefault="00000000" w:rsidRPr="00000000" w14:paraId="0000040C">
      <w:pPr>
        <w:shd w:fill="ffffff" w:val="clear"/>
        <w:spacing w:after="160" w:lineRule="auto"/>
        <w:rPr/>
      </w:pPr>
      <w:r w:rsidDel="00000000" w:rsidR="00000000" w:rsidRPr="00000000">
        <w:rPr>
          <w:rtl w:val="0"/>
        </w:rPr>
        <w:t xml:space="preserve">Não pode haver restrições para baixar o APP em celulares ou tablets em sistemas android ou ios.  </w:t>
      </w:r>
    </w:p>
    <w:p w:rsidR="00000000" w:rsidDel="00000000" w:rsidP="00000000" w:rsidRDefault="00000000" w:rsidRPr="00000000" w14:paraId="0000040D">
      <w:pPr>
        <w:shd w:fill="ffffff" w:val="clear"/>
        <w:spacing w:after="160" w:lineRule="auto"/>
        <w:rPr/>
      </w:pPr>
      <w:r w:rsidDel="00000000" w:rsidR="00000000" w:rsidRPr="00000000">
        <w:rPr>
          <w:rtl w:val="0"/>
        </w:rPr>
        <w:t xml:space="preserve">O aplicativo deve conter funcionalidade iguais ou bem próximas do atendimento via plataforma web: </w:t>
      </w:r>
    </w:p>
    <w:p w:rsidR="00000000" w:rsidDel="00000000" w:rsidP="00000000" w:rsidRDefault="00000000" w:rsidRPr="00000000" w14:paraId="0000040E">
      <w:pPr>
        <w:shd w:fill="ffffff" w:val="clear"/>
        <w:spacing w:after="160" w:lineRule="auto"/>
        <w:jc w:val="left"/>
        <w:rPr/>
      </w:pPr>
      <w:r w:rsidDel="00000000" w:rsidR="00000000" w:rsidRPr="00000000">
        <w:rPr>
          <w:b w:val="1"/>
          <w:rtl w:val="0"/>
        </w:rPr>
        <w:t xml:space="preserve">Exemplos: </w:t>
      </w:r>
      <w:r w:rsidDel="00000000" w:rsidR="00000000" w:rsidRPr="00000000">
        <w:rPr>
          <w:rtl w:val="0"/>
        </w:rPr>
        <w:t xml:space="preserve"> </w:t>
      </w:r>
    </w:p>
    <w:p w:rsidR="00000000" w:rsidDel="00000000" w:rsidP="00000000" w:rsidRDefault="00000000" w:rsidRPr="00000000" w14:paraId="0000040F">
      <w:pPr>
        <w:numPr>
          <w:ilvl w:val="0"/>
          <w:numId w:val="47"/>
        </w:numPr>
        <w:spacing w:after="0" w:lineRule="auto"/>
        <w:ind w:left="1080" w:hanging="360"/>
        <w:jc w:val="left"/>
        <w:rPr/>
      </w:pPr>
      <w:r w:rsidDel="00000000" w:rsidR="00000000" w:rsidRPr="00000000">
        <w:rPr>
          <w:rtl w:val="0"/>
        </w:rPr>
        <w:t xml:space="preserve">Enviar e receber mensagens;​ </w:t>
      </w:r>
    </w:p>
    <w:p w:rsidR="00000000" w:rsidDel="00000000" w:rsidP="00000000" w:rsidRDefault="00000000" w:rsidRPr="00000000" w14:paraId="00000410">
      <w:pPr>
        <w:numPr>
          <w:ilvl w:val="0"/>
          <w:numId w:val="115"/>
        </w:numPr>
        <w:spacing w:after="0" w:lineRule="auto"/>
        <w:ind w:left="1080" w:hanging="360"/>
        <w:jc w:val="left"/>
        <w:rPr/>
      </w:pPr>
      <w:r w:rsidDel="00000000" w:rsidR="00000000" w:rsidRPr="00000000">
        <w:rPr>
          <w:rtl w:val="0"/>
        </w:rPr>
        <w:t xml:space="preserve">Enviar e receber arquivos (PDF, JPEG, Vídeos (MP4));​ </w:t>
      </w:r>
    </w:p>
    <w:p w:rsidR="00000000" w:rsidDel="00000000" w:rsidP="00000000" w:rsidRDefault="00000000" w:rsidRPr="00000000" w14:paraId="00000411">
      <w:pPr>
        <w:numPr>
          <w:ilvl w:val="0"/>
          <w:numId w:val="352"/>
        </w:numPr>
        <w:spacing w:after="0" w:lineRule="auto"/>
        <w:ind w:left="1080" w:hanging="360"/>
        <w:jc w:val="left"/>
        <w:rPr/>
      </w:pPr>
      <w:r w:rsidDel="00000000" w:rsidR="00000000" w:rsidRPr="00000000">
        <w:rPr>
          <w:rtl w:val="0"/>
        </w:rPr>
        <w:t xml:space="preserve">Enviar uma foto retirada na hora;​ </w:t>
      </w:r>
    </w:p>
    <w:p w:rsidR="00000000" w:rsidDel="00000000" w:rsidP="00000000" w:rsidRDefault="00000000" w:rsidRPr="00000000" w14:paraId="00000412">
      <w:pPr>
        <w:numPr>
          <w:ilvl w:val="0"/>
          <w:numId w:val="334"/>
        </w:numPr>
        <w:spacing w:after="0" w:lineRule="auto"/>
        <w:ind w:left="1080" w:hanging="360"/>
        <w:jc w:val="left"/>
        <w:rPr/>
      </w:pPr>
      <w:r w:rsidDel="00000000" w:rsidR="00000000" w:rsidRPr="00000000">
        <w:rPr>
          <w:rtl w:val="0"/>
        </w:rPr>
        <w:t xml:space="preserve">Enviar e receber áudios;​ </w:t>
      </w:r>
    </w:p>
    <w:p w:rsidR="00000000" w:rsidDel="00000000" w:rsidP="00000000" w:rsidRDefault="00000000" w:rsidRPr="00000000" w14:paraId="00000413">
      <w:pPr>
        <w:numPr>
          <w:ilvl w:val="0"/>
          <w:numId w:val="118"/>
        </w:numPr>
        <w:spacing w:after="0" w:lineRule="auto"/>
        <w:ind w:left="1080" w:hanging="360"/>
        <w:jc w:val="left"/>
        <w:rPr/>
      </w:pPr>
      <w:r w:rsidDel="00000000" w:rsidR="00000000" w:rsidRPr="00000000">
        <w:rPr>
          <w:rtl w:val="0"/>
        </w:rPr>
        <w:t xml:space="preserve">Enviar emojis e figurinhas;​ </w:t>
      </w:r>
    </w:p>
    <w:p w:rsidR="00000000" w:rsidDel="00000000" w:rsidP="00000000" w:rsidRDefault="00000000" w:rsidRPr="00000000" w14:paraId="00000414">
      <w:pPr>
        <w:numPr>
          <w:ilvl w:val="0"/>
          <w:numId w:val="214"/>
        </w:numPr>
        <w:spacing w:after="0" w:lineRule="auto"/>
        <w:ind w:left="1080" w:hanging="360"/>
        <w:jc w:val="left"/>
        <w:rPr/>
      </w:pPr>
      <w:r w:rsidDel="00000000" w:rsidR="00000000" w:rsidRPr="00000000">
        <w:rPr>
          <w:rtl w:val="0"/>
        </w:rPr>
        <w:t xml:space="preserve">Consultar as transcrições dos áudios;​ </w:t>
      </w:r>
    </w:p>
    <w:p w:rsidR="00000000" w:rsidDel="00000000" w:rsidP="00000000" w:rsidRDefault="00000000" w:rsidRPr="00000000" w14:paraId="00000415">
      <w:pPr>
        <w:numPr>
          <w:ilvl w:val="0"/>
          <w:numId w:val="83"/>
        </w:numPr>
        <w:spacing w:after="0" w:lineRule="auto"/>
        <w:ind w:left="1080" w:hanging="360"/>
        <w:jc w:val="left"/>
        <w:rPr/>
      </w:pPr>
      <w:r w:rsidDel="00000000" w:rsidR="00000000" w:rsidRPr="00000000">
        <w:rPr>
          <w:rtl w:val="0"/>
        </w:rPr>
        <w:t xml:space="preserve">Visualizar as informações do associado; </w:t>
      </w:r>
    </w:p>
    <w:p w:rsidR="00000000" w:rsidDel="00000000" w:rsidP="00000000" w:rsidRDefault="00000000" w:rsidRPr="00000000" w14:paraId="00000416">
      <w:pPr>
        <w:numPr>
          <w:ilvl w:val="0"/>
          <w:numId w:val="310"/>
        </w:numPr>
        <w:spacing w:after="0" w:lineRule="auto"/>
        <w:ind w:left="1080" w:hanging="360"/>
        <w:jc w:val="left"/>
        <w:rPr/>
      </w:pPr>
      <w:r w:rsidDel="00000000" w:rsidR="00000000" w:rsidRPr="00000000">
        <w:rPr>
          <w:rtl w:val="0"/>
        </w:rPr>
        <w:t xml:space="preserve">Adiar a atenção;​ </w:t>
      </w:r>
    </w:p>
    <w:p w:rsidR="00000000" w:rsidDel="00000000" w:rsidP="00000000" w:rsidRDefault="00000000" w:rsidRPr="00000000" w14:paraId="00000417">
      <w:pPr>
        <w:numPr>
          <w:ilvl w:val="0"/>
          <w:numId w:val="174"/>
        </w:numPr>
        <w:spacing w:after="0" w:lineRule="auto"/>
        <w:ind w:left="1080" w:hanging="360"/>
        <w:jc w:val="left"/>
        <w:rPr/>
      </w:pPr>
      <w:r w:rsidDel="00000000" w:rsidR="00000000" w:rsidRPr="00000000">
        <w:rPr>
          <w:rtl w:val="0"/>
        </w:rPr>
        <w:t xml:space="preserve">Transferir o atendimento para uma outra fila;​ </w:t>
      </w:r>
    </w:p>
    <w:p w:rsidR="00000000" w:rsidDel="00000000" w:rsidP="00000000" w:rsidRDefault="00000000" w:rsidRPr="00000000" w14:paraId="00000418">
      <w:pPr>
        <w:numPr>
          <w:ilvl w:val="0"/>
          <w:numId w:val="353"/>
        </w:numPr>
        <w:spacing w:after="0" w:lineRule="auto"/>
        <w:ind w:left="1080" w:hanging="360"/>
        <w:jc w:val="left"/>
        <w:rPr/>
      </w:pPr>
      <w:r w:rsidDel="00000000" w:rsidR="00000000" w:rsidRPr="00000000">
        <w:rPr>
          <w:rtl w:val="0"/>
        </w:rPr>
        <w:t xml:space="preserve">Transferir atendimento para um outro operador;​ </w:t>
      </w:r>
    </w:p>
    <w:p w:rsidR="00000000" w:rsidDel="00000000" w:rsidP="00000000" w:rsidRDefault="00000000" w:rsidRPr="00000000" w14:paraId="00000419">
      <w:pPr>
        <w:numPr>
          <w:ilvl w:val="0"/>
          <w:numId w:val="249"/>
        </w:numPr>
        <w:spacing w:after="0" w:lineRule="auto"/>
        <w:ind w:left="1080" w:hanging="360"/>
        <w:jc w:val="left"/>
        <w:rPr/>
      </w:pPr>
      <w:r w:rsidDel="00000000" w:rsidR="00000000" w:rsidRPr="00000000">
        <w:rPr>
          <w:rtl w:val="0"/>
        </w:rPr>
        <w:t xml:space="preserve">Marcar a mensagem como não lida;​ </w:t>
      </w:r>
    </w:p>
    <w:p w:rsidR="00000000" w:rsidDel="00000000" w:rsidP="00000000" w:rsidRDefault="00000000" w:rsidRPr="00000000" w14:paraId="0000041A">
      <w:pPr>
        <w:numPr>
          <w:ilvl w:val="0"/>
          <w:numId w:val="41"/>
        </w:numPr>
        <w:spacing w:after="0" w:lineRule="auto"/>
        <w:ind w:left="1080" w:hanging="360"/>
        <w:jc w:val="left"/>
        <w:rPr/>
      </w:pPr>
      <w:r w:rsidDel="00000000" w:rsidR="00000000" w:rsidRPr="00000000">
        <w:rPr>
          <w:rtl w:val="0"/>
        </w:rPr>
        <w:t xml:space="preserve">Marcar o contato como spam;​ </w:t>
      </w:r>
    </w:p>
    <w:p w:rsidR="00000000" w:rsidDel="00000000" w:rsidP="00000000" w:rsidRDefault="00000000" w:rsidRPr="00000000" w14:paraId="0000041B">
      <w:pPr>
        <w:numPr>
          <w:ilvl w:val="0"/>
          <w:numId w:val="39"/>
        </w:numPr>
        <w:spacing w:after="0" w:lineRule="auto"/>
        <w:ind w:left="1080" w:hanging="360"/>
        <w:jc w:val="left"/>
        <w:rPr/>
      </w:pPr>
      <w:r w:rsidDel="00000000" w:rsidR="00000000" w:rsidRPr="00000000">
        <w:rPr>
          <w:rtl w:val="0"/>
        </w:rPr>
        <w:t xml:space="preserve">Fazer a utilização de atalhos já cadastrados;​ </w:t>
      </w:r>
    </w:p>
    <w:p w:rsidR="00000000" w:rsidDel="00000000" w:rsidP="00000000" w:rsidRDefault="00000000" w:rsidRPr="00000000" w14:paraId="0000041C">
      <w:pPr>
        <w:numPr>
          <w:ilvl w:val="0"/>
          <w:numId w:val="225"/>
        </w:numPr>
        <w:spacing w:after="0" w:lineRule="auto"/>
        <w:ind w:left="1080" w:hanging="360"/>
        <w:jc w:val="left"/>
        <w:rPr/>
      </w:pPr>
      <w:r w:rsidDel="00000000" w:rsidR="00000000" w:rsidRPr="00000000">
        <w:rPr>
          <w:rtl w:val="0"/>
        </w:rPr>
        <w:t xml:space="preserve">Classificar atendimentos através dos motivos de encerramento cadastrados pela cooperativa;​ </w:t>
      </w:r>
    </w:p>
    <w:p w:rsidR="00000000" w:rsidDel="00000000" w:rsidP="00000000" w:rsidRDefault="00000000" w:rsidRPr="00000000" w14:paraId="0000041D">
      <w:pPr>
        <w:numPr>
          <w:ilvl w:val="0"/>
          <w:numId w:val="56"/>
        </w:numPr>
        <w:spacing w:after="0" w:lineRule="auto"/>
        <w:ind w:left="1080" w:hanging="360"/>
        <w:jc w:val="left"/>
        <w:rPr/>
      </w:pPr>
      <w:r w:rsidDel="00000000" w:rsidR="00000000" w:rsidRPr="00000000">
        <w:rPr>
          <w:rtl w:val="0"/>
        </w:rPr>
        <w:t xml:space="preserve">Enviar templates individuais. </w:t>
      </w:r>
    </w:p>
    <w:p w:rsidR="00000000" w:rsidDel="00000000" w:rsidP="00000000" w:rsidRDefault="00000000" w:rsidRPr="00000000" w14:paraId="0000041E">
      <w:pPr>
        <w:shd w:fill="ffffff" w:val="clear"/>
        <w:spacing w:after="160" w:lineRule="auto"/>
        <w:ind w:left="720" w:firstLine="0"/>
        <w:jc w:val="left"/>
        <w:rPr/>
      </w:pPr>
      <w:r w:rsidDel="00000000" w:rsidR="00000000" w:rsidRPr="00000000">
        <w:rPr>
          <w:rtl w:val="0"/>
        </w:rPr>
        <w:t xml:space="preserve">  </w:t>
      </w:r>
    </w:p>
    <w:p w:rsidR="00000000" w:rsidDel="00000000" w:rsidP="00000000" w:rsidRDefault="00000000" w:rsidRPr="00000000" w14:paraId="0000041F">
      <w:pPr>
        <w:pStyle w:val="Heading2"/>
        <w:numPr>
          <w:ilvl w:val="1"/>
          <w:numId w:val="205"/>
        </w:numPr>
        <w:shd w:fill="ffffff" w:val="clear"/>
        <w:spacing w:after="160" w:before="360" w:line="276" w:lineRule="auto"/>
        <w:ind w:left="0" w:firstLine="0"/>
        <w:rPr>
          <w:b w:val="0"/>
          <w:color w:val="000000"/>
          <w:sz w:val="18"/>
          <w:szCs w:val="18"/>
        </w:rPr>
      </w:pPr>
      <w:bookmarkStart w:colFirst="0" w:colLast="0" w:name="_heading=h.27cm55vhk329" w:id="27"/>
      <w:bookmarkEnd w:id="27"/>
      <w:r w:rsidDel="00000000" w:rsidR="00000000" w:rsidRPr="00000000">
        <w:rPr>
          <w:color w:val="000000"/>
          <w:sz w:val="18"/>
          <w:szCs w:val="18"/>
          <w:rtl w:val="0"/>
        </w:rPr>
        <w:t xml:space="preserve">REQ 05 - UI (tela do atendimento)</w:t>
      </w:r>
      <w:r w:rsidDel="00000000" w:rsidR="00000000" w:rsidRPr="00000000">
        <w:rPr>
          <w:b w:val="0"/>
          <w:color w:val="000000"/>
          <w:sz w:val="18"/>
          <w:szCs w:val="18"/>
          <w:rtl w:val="0"/>
        </w:rPr>
        <w:t xml:space="preserve"> </w:t>
      </w:r>
    </w:p>
    <w:p w:rsidR="00000000" w:rsidDel="00000000" w:rsidP="00000000" w:rsidRDefault="00000000" w:rsidRPr="00000000" w14:paraId="00000420">
      <w:pPr>
        <w:shd w:fill="ffffff" w:val="clear"/>
        <w:spacing w:after="160" w:lineRule="auto"/>
        <w:rPr/>
      </w:pPr>
      <w:r w:rsidDel="00000000" w:rsidR="00000000" w:rsidRPr="00000000">
        <w:rPr>
          <w:rtl w:val="0"/>
        </w:rPr>
        <w:t xml:space="preserve">A plataforma deve conter uma interface simples e de fácil navegação, deve ser intuitiva e não travar. </w:t>
      </w:r>
    </w:p>
    <w:p w:rsidR="00000000" w:rsidDel="00000000" w:rsidP="00000000" w:rsidRDefault="00000000" w:rsidRPr="00000000" w14:paraId="00000421">
      <w:pPr>
        <w:shd w:fill="ffffff" w:val="clear"/>
        <w:spacing w:after="160" w:lineRule="auto"/>
        <w:rPr/>
      </w:pPr>
      <w:r w:rsidDel="00000000" w:rsidR="00000000" w:rsidRPr="00000000">
        <w:rPr>
          <w:rtl w:val="0"/>
        </w:rPr>
        <w:t xml:space="preserve">A navegação entre as telas deve se dar por ícones e de forma rápida. </w:t>
      </w:r>
    </w:p>
    <w:p w:rsidR="00000000" w:rsidDel="00000000" w:rsidP="00000000" w:rsidRDefault="00000000" w:rsidRPr="00000000" w14:paraId="00000422">
      <w:pPr>
        <w:shd w:fill="ffffff" w:val="clear"/>
        <w:spacing w:after="160" w:lineRule="auto"/>
        <w:rPr/>
      </w:pPr>
      <w:r w:rsidDel="00000000" w:rsidR="00000000" w:rsidRPr="00000000">
        <w:rPr>
          <w:rtl w:val="0"/>
        </w:rPr>
        <w:t xml:space="preserve">Na tela principal, o usuário deve conseguir visualizar e navegar de forma rápida entre os atendimentos.  </w:t>
      </w:r>
    </w:p>
    <w:p w:rsidR="00000000" w:rsidDel="00000000" w:rsidP="00000000" w:rsidRDefault="00000000" w:rsidRPr="00000000" w14:paraId="00000423">
      <w:pPr>
        <w:shd w:fill="ffffff" w:val="clear"/>
        <w:spacing w:after="160" w:lineRule="auto"/>
        <w:rPr/>
      </w:pPr>
      <w:r w:rsidDel="00000000" w:rsidR="00000000" w:rsidRPr="00000000">
        <w:rPr>
          <w:rtl w:val="0"/>
        </w:rPr>
        <w:t xml:space="preserve">Os dados do associado, e informações importantes do atendimento, como número de telefone utilizado pelo associado para início da conversa, forma utilizada para a identificação no canal, informações de segurança, se o cadastro está atualizado ou se precisa de atualização deve ficar visível ao usuário durante todo o atendimento.  </w:t>
      </w:r>
    </w:p>
    <w:p w:rsidR="00000000" w:rsidDel="00000000" w:rsidP="00000000" w:rsidRDefault="00000000" w:rsidRPr="00000000" w14:paraId="00000424">
      <w:pPr>
        <w:shd w:fill="ffffff" w:val="clear"/>
        <w:spacing w:after="160" w:lineRule="auto"/>
        <w:rPr/>
      </w:pPr>
      <w:r w:rsidDel="00000000" w:rsidR="00000000" w:rsidRPr="00000000">
        <w:rPr>
          <w:rtl w:val="0"/>
        </w:rPr>
        <w:t xml:space="preserve">Tudo dever ocorrer em tela única, sem a abertura de novas janelas.  </w:t>
      </w:r>
    </w:p>
    <w:p w:rsidR="00000000" w:rsidDel="00000000" w:rsidP="00000000" w:rsidRDefault="00000000" w:rsidRPr="00000000" w14:paraId="00000425">
      <w:pPr>
        <w:shd w:fill="ffffff" w:val="clear"/>
        <w:spacing w:after="160" w:lineRule="auto"/>
        <w:rPr/>
      </w:pPr>
      <w:r w:rsidDel="00000000" w:rsidR="00000000" w:rsidRPr="00000000">
        <w:rPr>
          <w:rtl w:val="0"/>
        </w:rPr>
        <w:t xml:space="preserve">Na tela principal o usuário terá que possuir ao seu dispor as seguintes funcionalidades de forma rápida: </w:t>
      </w:r>
    </w:p>
    <w:p w:rsidR="00000000" w:rsidDel="00000000" w:rsidP="00000000" w:rsidRDefault="00000000" w:rsidRPr="00000000" w14:paraId="00000426">
      <w:pPr>
        <w:numPr>
          <w:ilvl w:val="0"/>
          <w:numId w:val="123"/>
        </w:numPr>
        <w:spacing w:after="0" w:lineRule="auto"/>
        <w:ind w:left="1080" w:hanging="360"/>
        <w:jc w:val="left"/>
        <w:rPr/>
      </w:pPr>
      <w:r w:rsidDel="00000000" w:rsidR="00000000" w:rsidRPr="00000000">
        <w:rPr>
          <w:rtl w:val="0"/>
        </w:rPr>
        <w:t xml:space="preserve">Ter a visão completa da fila de atendimento em andamento, do histórico, em espera e com o grupo; </w:t>
      </w:r>
    </w:p>
    <w:p w:rsidR="00000000" w:rsidDel="00000000" w:rsidP="00000000" w:rsidRDefault="00000000" w:rsidRPr="00000000" w14:paraId="00000427">
      <w:pPr>
        <w:numPr>
          <w:ilvl w:val="0"/>
          <w:numId w:val="35"/>
        </w:numPr>
        <w:spacing w:after="0" w:lineRule="auto"/>
        <w:ind w:left="1080" w:hanging="360"/>
        <w:jc w:val="left"/>
        <w:rPr/>
      </w:pPr>
      <w:r w:rsidDel="00000000" w:rsidR="00000000" w:rsidRPr="00000000">
        <w:rPr>
          <w:rtl w:val="0"/>
        </w:rPr>
        <w:t xml:space="preserve">Conseguir realizar o envio de uma nova mensagem (template); </w:t>
      </w:r>
    </w:p>
    <w:p w:rsidR="00000000" w:rsidDel="00000000" w:rsidP="00000000" w:rsidRDefault="00000000" w:rsidRPr="00000000" w14:paraId="00000428">
      <w:pPr>
        <w:numPr>
          <w:ilvl w:val="0"/>
          <w:numId w:val="33"/>
        </w:numPr>
        <w:spacing w:after="0" w:lineRule="auto"/>
        <w:ind w:left="1080" w:hanging="360"/>
        <w:jc w:val="left"/>
        <w:rPr/>
      </w:pPr>
      <w:r w:rsidDel="00000000" w:rsidR="00000000" w:rsidRPr="00000000">
        <w:rPr>
          <w:rtl w:val="0"/>
        </w:rPr>
        <w:t xml:space="preserve">Realizar transferências para uma fila ou usuário; </w:t>
      </w:r>
    </w:p>
    <w:p w:rsidR="00000000" w:rsidDel="00000000" w:rsidP="00000000" w:rsidRDefault="00000000" w:rsidRPr="00000000" w14:paraId="00000429">
      <w:pPr>
        <w:numPr>
          <w:ilvl w:val="0"/>
          <w:numId w:val="321"/>
        </w:numPr>
        <w:spacing w:after="0" w:lineRule="auto"/>
        <w:ind w:left="1080" w:hanging="360"/>
        <w:jc w:val="left"/>
        <w:rPr/>
      </w:pPr>
      <w:r w:rsidDel="00000000" w:rsidR="00000000" w:rsidRPr="00000000">
        <w:rPr>
          <w:rtl w:val="0"/>
        </w:rPr>
        <w:t xml:space="preserve">Baixar a conversa; </w:t>
      </w:r>
    </w:p>
    <w:p w:rsidR="00000000" w:rsidDel="00000000" w:rsidP="00000000" w:rsidRDefault="00000000" w:rsidRPr="00000000" w14:paraId="0000042A">
      <w:pPr>
        <w:numPr>
          <w:ilvl w:val="0"/>
          <w:numId w:val="14"/>
        </w:numPr>
        <w:spacing w:after="0" w:lineRule="auto"/>
        <w:ind w:left="1080" w:hanging="360"/>
        <w:jc w:val="left"/>
        <w:rPr/>
      </w:pPr>
      <w:r w:rsidDel="00000000" w:rsidR="00000000" w:rsidRPr="00000000">
        <w:rPr>
          <w:rtl w:val="0"/>
        </w:rPr>
        <w:t xml:space="preserve">Realizar uma chamada de vídeo chamada ou voz; </w:t>
      </w:r>
    </w:p>
    <w:p w:rsidR="00000000" w:rsidDel="00000000" w:rsidP="00000000" w:rsidRDefault="00000000" w:rsidRPr="00000000" w14:paraId="0000042B">
      <w:pPr>
        <w:numPr>
          <w:ilvl w:val="0"/>
          <w:numId w:val="4"/>
        </w:numPr>
        <w:spacing w:after="0" w:lineRule="auto"/>
        <w:ind w:left="1080" w:hanging="360"/>
        <w:jc w:val="left"/>
        <w:rPr/>
      </w:pPr>
      <w:r w:rsidDel="00000000" w:rsidR="00000000" w:rsidRPr="00000000">
        <w:rPr>
          <w:rtl w:val="0"/>
        </w:rPr>
        <w:t xml:space="preserve">Transferir o atendimento para a IA; </w:t>
      </w:r>
    </w:p>
    <w:p w:rsidR="00000000" w:rsidDel="00000000" w:rsidP="00000000" w:rsidRDefault="00000000" w:rsidRPr="00000000" w14:paraId="0000042C">
      <w:pPr>
        <w:numPr>
          <w:ilvl w:val="0"/>
          <w:numId w:val="337"/>
        </w:numPr>
        <w:spacing w:after="0" w:lineRule="auto"/>
        <w:ind w:left="1080" w:hanging="360"/>
        <w:jc w:val="left"/>
        <w:rPr/>
      </w:pPr>
      <w:r w:rsidDel="00000000" w:rsidR="00000000" w:rsidRPr="00000000">
        <w:rPr>
          <w:rtl w:val="0"/>
        </w:rPr>
        <w:t xml:space="preserve">Adiar o atendimento, colocando em espera; </w:t>
      </w:r>
    </w:p>
    <w:p w:rsidR="00000000" w:rsidDel="00000000" w:rsidP="00000000" w:rsidRDefault="00000000" w:rsidRPr="00000000" w14:paraId="0000042D">
      <w:pPr>
        <w:numPr>
          <w:ilvl w:val="0"/>
          <w:numId w:val="218"/>
        </w:numPr>
        <w:spacing w:after="0" w:lineRule="auto"/>
        <w:ind w:left="1080" w:hanging="360"/>
        <w:jc w:val="left"/>
        <w:rPr/>
      </w:pPr>
      <w:r w:rsidDel="00000000" w:rsidR="00000000" w:rsidRPr="00000000">
        <w:rPr>
          <w:rtl w:val="0"/>
        </w:rPr>
        <w:t xml:space="preserve">Encerrar a conversa; </w:t>
      </w:r>
    </w:p>
    <w:p w:rsidR="00000000" w:rsidDel="00000000" w:rsidP="00000000" w:rsidRDefault="00000000" w:rsidRPr="00000000" w14:paraId="0000042E">
      <w:pPr>
        <w:numPr>
          <w:ilvl w:val="0"/>
          <w:numId w:val="8"/>
        </w:numPr>
        <w:spacing w:after="0" w:lineRule="auto"/>
        <w:ind w:left="1080" w:hanging="360"/>
        <w:jc w:val="left"/>
        <w:rPr/>
      </w:pPr>
      <w:r w:rsidDel="00000000" w:rsidR="00000000" w:rsidRPr="00000000">
        <w:rPr>
          <w:rtl w:val="0"/>
        </w:rPr>
        <w:t xml:space="preserve">Obter eventos do chat; </w:t>
      </w:r>
    </w:p>
    <w:p w:rsidR="00000000" w:rsidDel="00000000" w:rsidP="00000000" w:rsidRDefault="00000000" w:rsidRPr="00000000" w14:paraId="0000042F">
      <w:pPr>
        <w:numPr>
          <w:ilvl w:val="0"/>
          <w:numId w:val="54"/>
        </w:numPr>
        <w:spacing w:after="0" w:lineRule="auto"/>
        <w:ind w:left="1080" w:hanging="360"/>
        <w:jc w:val="left"/>
        <w:rPr/>
      </w:pPr>
      <w:r w:rsidDel="00000000" w:rsidR="00000000" w:rsidRPr="00000000">
        <w:rPr>
          <w:rtl w:val="0"/>
        </w:rPr>
        <w:t xml:space="preserve">Visão dos dados cadastrais do usuário que estiver conversa; </w:t>
      </w:r>
    </w:p>
    <w:p w:rsidR="00000000" w:rsidDel="00000000" w:rsidP="00000000" w:rsidRDefault="00000000" w:rsidRPr="00000000" w14:paraId="00000430">
      <w:pPr>
        <w:numPr>
          <w:ilvl w:val="0"/>
          <w:numId w:val="311"/>
        </w:numPr>
        <w:spacing w:after="0" w:lineRule="auto"/>
        <w:ind w:left="1080" w:hanging="360"/>
        <w:jc w:val="left"/>
        <w:rPr/>
      </w:pPr>
      <w:r w:rsidDel="00000000" w:rsidR="00000000" w:rsidRPr="00000000">
        <w:rPr>
          <w:rtl w:val="0"/>
        </w:rPr>
        <w:t xml:space="preserve">Alterar as notificações visuais e sonoras e status do chat; </w:t>
      </w:r>
    </w:p>
    <w:p w:rsidR="00000000" w:rsidDel="00000000" w:rsidP="00000000" w:rsidRDefault="00000000" w:rsidRPr="00000000" w14:paraId="00000431">
      <w:pPr>
        <w:shd w:fill="ffffff" w:val="clear"/>
        <w:spacing w:after="160" w:lineRule="auto"/>
        <w:rPr/>
      </w:pPr>
      <w:r w:rsidDel="00000000" w:rsidR="00000000" w:rsidRPr="00000000">
        <w:rPr/>
        <w:drawing>
          <wp:inline distB="114300" distT="114300" distL="114300" distR="114300">
            <wp:extent cx="5397500" cy="2578100"/>
            <wp:effectExtent b="0" l="0" r="0" t="0"/>
            <wp:docPr descr="Interface gráfica do usuário, Texto, Aplicativo&#10;&#10;Descrição gerada automaticamente" id="36" name="image6.png"/>
            <a:graphic>
              <a:graphicData uri="http://schemas.openxmlformats.org/drawingml/2006/picture">
                <pic:pic>
                  <pic:nvPicPr>
                    <pic:cNvPr descr="Interface gráfica do usuário, Texto, Aplicativo&#10;&#10;Descrição gerada automaticamente" id="0" name="image6.png"/>
                    <pic:cNvPicPr preferRelativeResize="0"/>
                  </pic:nvPicPr>
                  <pic:blipFill>
                    <a:blip r:embed="rId10"/>
                    <a:srcRect b="0" l="0" r="0" t="0"/>
                    <a:stretch>
                      <a:fillRect/>
                    </a:stretch>
                  </pic:blipFill>
                  <pic:spPr>
                    <a:xfrm>
                      <a:off x="0" y="0"/>
                      <a:ext cx="5397500" cy="2578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32">
      <w:pPr>
        <w:pStyle w:val="Heading2"/>
        <w:numPr>
          <w:ilvl w:val="1"/>
          <w:numId w:val="205"/>
        </w:numPr>
        <w:shd w:fill="ffffff" w:val="clear"/>
        <w:spacing w:after="160" w:before="360" w:line="276" w:lineRule="auto"/>
        <w:ind w:left="0" w:firstLine="0"/>
        <w:rPr>
          <w:b w:val="0"/>
          <w:color w:val="000000"/>
          <w:sz w:val="18"/>
          <w:szCs w:val="18"/>
        </w:rPr>
      </w:pPr>
      <w:bookmarkStart w:colFirst="0" w:colLast="0" w:name="_heading=h.dvqrwmbrmw0r" w:id="28"/>
      <w:bookmarkEnd w:id="28"/>
      <w:r w:rsidDel="00000000" w:rsidR="00000000" w:rsidRPr="00000000">
        <w:rPr>
          <w:color w:val="000000"/>
          <w:sz w:val="18"/>
          <w:szCs w:val="18"/>
          <w:rtl w:val="0"/>
        </w:rPr>
        <w:t xml:space="preserve">REQ 23 - Envio de templates em lote</w:t>
      </w:r>
      <w:r w:rsidDel="00000000" w:rsidR="00000000" w:rsidRPr="00000000">
        <w:rPr>
          <w:b w:val="0"/>
          <w:color w:val="000000"/>
          <w:sz w:val="18"/>
          <w:szCs w:val="18"/>
          <w:rtl w:val="0"/>
        </w:rPr>
        <w:t xml:space="preserve"> </w:t>
      </w:r>
    </w:p>
    <w:p w:rsidR="00000000" w:rsidDel="00000000" w:rsidP="00000000" w:rsidRDefault="00000000" w:rsidRPr="00000000" w14:paraId="00000433">
      <w:pPr>
        <w:shd w:fill="ffffff" w:val="clear"/>
        <w:spacing w:after="160" w:lineRule="auto"/>
        <w:rPr/>
      </w:pPr>
      <w:r w:rsidDel="00000000" w:rsidR="00000000" w:rsidRPr="00000000">
        <w:rPr>
          <w:rtl w:val="0"/>
        </w:rPr>
        <w:t xml:space="preserve">As cooperativas e agências tem a total liberdade de fazer as suas campanhas. A funcionalidade do envio em massificado de mensagem somente pode ser feito por um perfil de </w:t>
      </w:r>
      <w:r w:rsidDel="00000000" w:rsidR="00000000" w:rsidRPr="00000000">
        <w:rPr>
          <w:b w:val="1"/>
          <w:rtl w:val="0"/>
        </w:rPr>
        <w:t xml:space="preserve">administrador</w:t>
      </w:r>
      <w:r w:rsidDel="00000000" w:rsidR="00000000" w:rsidRPr="00000000">
        <w:rPr>
          <w:rtl w:val="0"/>
        </w:rPr>
        <w:t xml:space="preserve">, seja ele sede ou agência.  </w:t>
      </w:r>
    </w:p>
    <w:p w:rsidR="00000000" w:rsidDel="00000000" w:rsidP="00000000" w:rsidRDefault="00000000" w:rsidRPr="00000000" w14:paraId="00000434">
      <w:pPr>
        <w:shd w:fill="ffffff" w:val="clear"/>
        <w:spacing w:after="160" w:lineRule="auto"/>
        <w:rPr/>
      </w:pPr>
      <w:r w:rsidDel="00000000" w:rsidR="00000000" w:rsidRPr="00000000">
        <w:rPr>
          <w:rtl w:val="0"/>
        </w:rPr>
        <w:t xml:space="preserve">O Envio é feito de forma simples e pode ser acompanhado através de Dash em tempo real se as mensagens estão sendo enviadas, entregues e lidas (quando o associado tem permissão de leitura) Após o término do envio já pode ser retirado o relatório.  </w:t>
      </w:r>
    </w:p>
    <w:p w:rsidR="00000000" w:rsidDel="00000000" w:rsidP="00000000" w:rsidRDefault="00000000" w:rsidRPr="00000000" w14:paraId="00000435">
      <w:pPr>
        <w:shd w:fill="ffffff" w:val="clear"/>
        <w:spacing w:after="160" w:lineRule="auto"/>
        <w:rPr/>
      </w:pPr>
      <w:r w:rsidDel="00000000" w:rsidR="00000000" w:rsidRPr="00000000">
        <w:rPr>
          <w:rtl w:val="0"/>
        </w:rPr>
        <w:t xml:space="preserve">O Histórico das campanhas pode ser consultado a qualquer momento dentro da plataforma, respeitando </w:t>
      </w:r>
      <w:r w:rsidDel="00000000" w:rsidR="00000000" w:rsidRPr="00000000">
        <w:rPr>
          <w:b w:val="1"/>
          <w:rtl w:val="0"/>
        </w:rPr>
        <w:t xml:space="preserve">grupo</w:t>
      </w:r>
      <w:r w:rsidDel="00000000" w:rsidR="00000000" w:rsidRPr="00000000">
        <w:rPr>
          <w:rtl w:val="0"/>
        </w:rPr>
        <w:t xml:space="preserve"> e </w:t>
      </w:r>
      <w:r w:rsidDel="00000000" w:rsidR="00000000" w:rsidRPr="00000000">
        <w:rPr>
          <w:b w:val="1"/>
          <w:rtl w:val="0"/>
        </w:rPr>
        <w:t xml:space="preserve">hierarquia</w:t>
      </w:r>
      <w:r w:rsidDel="00000000" w:rsidR="00000000" w:rsidRPr="00000000">
        <w:rPr>
          <w:rtl w:val="0"/>
        </w:rPr>
        <w:t xml:space="preserve">. Pode fazer as consultas os seguintes perfis. </w:t>
      </w:r>
    </w:p>
    <w:p w:rsidR="00000000" w:rsidDel="00000000" w:rsidP="00000000" w:rsidRDefault="00000000" w:rsidRPr="00000000" w14:paraId="00000436">
      <w:pPr>
        <w:numPr>
          <w:ilvl w:val="0"/>
          <w:numId w:val="240"/>
        </w:numPr>
        <w:spacing w:after="0" w:lineRule="auto"/>
        <w:ind w:left="1080" w:hanging="360"/>
        <w:jc w:val="left"/>
        <w:rPr/>
      </w:pPr>
      <w:r w:rsidDel="00000000" w:rsidR="00000000" w:rsidRPr="00000000">
        <w:rPr>
          <w:b w:val="1"/>
          <w:rtl w:val="0"/>
        </w:rPr>
        <w:t xml:space="preserve">Super administrador</w:t>
      </w:r>
      <w:r w:rsidDel="00000000" w:rsidR="00000000" w:rsidRPr="00000000">
        <w:rPr>
          <w:rtl w:val="0"/>
        </w:rPr>
        <w:t xml:space="preserve">: Consegue consultar e extrair relatório de qualquer grupo; </w:t>
      </w:r>
    </w:p>
    <w:p w:rsidR="00000000" w:rsidDel="00000000" w:rsidP="00000000" w:rsidRDefault="00000000" w:rsidRPr="00000000" w14:paraId="00000437">
      <w:pPr>
        <w:numPr>
          <w:ilvl w:val="0"/>
          <w:numId w:val="263"/>
        </w:numPr>
        <w:spacing w:after="0" w:lineRule="auto"/>
        <w:ind w:left="1080" w:hanging="360"/>
        <w:jc w:val="left"/>
        <w:rPr/>
      </w:pPr>
      <w:r w:rsidDel="00000000" w:rsidR="00000000" w:rsidRPr="00000000">
        <w:rPr>
          <w:b w:val="1"/>
          <w:rtl w:val="0"/>
        </w:rPr>
        <w:t xml:space="preserve">Admin Sicredi</w:t>
      </w:r>
      <w:r w:rsidDel="00000000" w:rsidR="00000000" w:rsidRPr="00000000">
        <w:rPr>
          <w:rtl w:val="0"/>
        </w:rPr>
        <w:t xml:space="preserve">: Consegue consultar e extrair relatório de qualquer grupo; </w:t>
      </w:r>
    </w:p>
    <w:p w:rsidR="00000000" w:rsidDel="00000000" w:rsidP="00000000" w:rsidRDefault="00000000" w:rsidRPr="00000000" w14:paraId="00000438">
      <w:pPr>
        <w:numPr>
          <w:ilvl w:val="0"/>
          <w:numId w:val="159"/>
        </w:numPr>
        <w:spacing w:after="0" w:lineRule="auto"/>
        <w:ind w:left="1080" w:hanging="360"/>
        <w:jc w:val="left"/>
        <w:rPr/>
      </w:pPr>
      <w:r w:rsidDel="00000000" w:rsidR="00000000" w:rsidRPr="00000000">
        <w:rPr>
          <w:b w:val="1"/>
          <w:rtl w:val="0"/>
        </w:rPr>
        <w:t xml:space="preserve">Admin Cooperativa</w:t>
      </w:r>
      <w:r w:rsidDel="00000000" w:rsidR="00000000" w:rsidRPr="00000000">
        <w:rPr>
          <w:rtl w:val="0"/>
        </w:rPr>
        <w:t xml:space="preserve">: Consegue consultar e extrair relatório de seu grupo e grupo e grupo de agências abaixo da sua hierarquia; </w:t>
      </w:r>
    </w:p>
    <w:p w:rsidR="00000000" w:rsidDel="00000000" w:rsidP="00000000" w:rsidRDefault="00000000" w:rsidRPr="00000000" w14:paraId="00000439">
      <w:pPr>
        <w:numPr>
          <w:ilvl w:val="0"/>
          <w:numId w:val="136"/>
        </w:numPr>
        <w:spacing w:after="0" w:lineRule="auto"/>
        <w:ind w:left="1080" w:hanging="360"/>
        <w:jc w:val="left"/>
        <w:rPr/>
      </w:pPr>
      <w:r w:rsidDel="00000000" w:rsidR="00000000" w:rsidRPr="00000000">
        <w:rPr>
          <w:b w:val="1"/>
          <w:rtl w:val="0"/>
        </w:rPr>
        <w:t xml:space="preserve">Admin Agência</w:t>
      </w:r>
      <w:r w:rsidDel="00000000" w:rsidR="00000000" w:rsidRPr="00000000">
        <w:rPr>
          <w:rtl w:val="0"/>
        </w:rPr>
        <w:t xml:space="preserve">: Consegue consultar e extrair relatório somente de seu grupo; </w:t>
      </w:r>
    </w:p>
    <w:p w:rsidR="00000000" w:rsidDel="00000000" w:rsidP="00000000" w:rsidRDefault="00000000" w:rsidRPr="00000000" w14:paraId="0000043A">
      <w:pPr>
        <w:shd w:fill="ffffff" w:val="clear"/>
        <w:spacing w:after="160" w:lineRule="auto"/>
        <w:rPr/>
      </w:pPr>
      <w:r w:rsidDel="00000000" w:rsidR="00000000" w:rsidRPr="00000000">
        <w:rPr>
          <w:rtl w:val="0"/>
        </w:rPr>
        <w:t xml:space="preserve">No momento do envio pode determinar se o retorno não será direcionado a ninguém, ou se retornará para uma fila em específico e se esse retorno será de imediato após o envio ou se somente pós resposta do associado.  </w:t>
      </w:r>
    </w:p>
    <w:p w:rsidR="00000000" w:rsidDel="00000000" w:rsidP="00000000" w:rsidRDefault="00000000" w:rsidRPr="00000000" w14:paraId="0000043B">
      <w:pPr>
        <w:shd w:fill="ffffff" w:val="clear"/>
        <w:spacing w:after="160" w:lineRule="auto"/>
        <w:rPr/>
      </w:pPr>
      <w:r w:rsidDel="00000000" w:rsidR="00000000" w:rsidRPr="00000000">
        <w:rPr>
          <w:b w:val="1"/>
          <w:rtl w:val="0"/>
        </w:rPr>
        <w:t xml:space="preserve">Passos para o envio: </w:t>
      </w:r>
      <w:r w:rsidDel="00000000" w:rsidR="00000000" w:rsidRPr="00000000">
        <w:rPr>
          <w:rtl w:val="0"/>
        </w:rPr>
        <w:t xml:space="preserve"> </w:t>
      </w:r>
    </w:p>
    <w:p w:rsidR="00000000" w:rsidDel="00000000" w:rsidP="00000000" w:rsidRDefault="00000000" w:rsidRPr="00000000" w14:paraId="0000043C">
      <w:pPr>
        <w:shd w:fill="ffffff" w:val="clear"/>
        <w:spacing w:after="160" w:lineRule="auto"/>
        <w:rPr/>
      </w:pPr>
      <w:r w:rsidDel="00000000" w:rsidR="00000000" w:rsidRPr="00000000">
        <w:rPr>
          <w:b w:val="1"/>
          <w:rtl w:val="0"/>
        </w:rPr>
        <w:t xml:space="preserve">Tela de criação de grupos. </w:t>
      </w:r>
      <w:r w:rsidDel="00000000" w:rsidR="00000000" w:rsidRPr="00000000">
        <w:rPr>
          <w:rtl w:val="0"/>
        </w:rPr>
        <w:t xml:space="preserve"> </w:t>
      </w:r>
    </w:p>
    <w:p w:rsidR="00000000" w:rsidDel="00000000" w:rsidP="00000000" w:rsidRDefault="00000000" w:rsidRPr="00000000" w14:paraId="0000043D">
      <w:pPr>
        <w:numPr>
          <w:ilvl w:val="0"/>
          <w:numId w:val="142"/>
        </w:numPr>
        <w:spacing w:after="0" w:lineRule="auto"/>
        <w:ind w:left="1080" w:hanging="360"/>
        <w:jc w:val="left"/>
        <w:rPr/>
      </w:pPr>
      <w:r w:rsidDel="00000000" w:rsidR="00000000" w:rsidRPr="00000000">
        <w:rPr>
          <w:rtl w:val="0"/>
        </w:rPr>
        <w:t xml:space="preserve">Definir nome para o grupo </w:t>
      </w:r>
    </w:p>
    <w:p w:rsidR="00000000" w:rsidDel="00000000" w:rsidP="00000000" w:rsidRDefault="00000000" w:rsidRPr="00000000" w14:paraId="0000043E">
      <w:pPr>
        <w:numPr>
          <w:ilvl w:val="0"/>
          <w:numId w:val="92"/>
        </w:numPr>
        <w:spacing w:after="0" w:lineRule="auto"/>
        <w:ind w:left="1080" w:hanging="360"/>
        <w:jc w:val="left"/>
        <w:rPr/>
      </w:pPr>
      <w:r w:rsidDel="00000000" w:rsidR="00000000" w:rsidRPr="00000000">
        <w:rPr>
          <w:rtl w:val="0"/>
        </w:rPr>
        <w:t xml:space="preserve">Escolher o template </w:t>
      </w:r>
    </w:p>
    <w:p w:rsidR="00000000" w:rsidDel="00000000" w:rsidP="00000000" w:rsidRDefault="00000000" w:rsidRPr="00000000" w14:paraId="0000043F">
      <w:pPr>
        <w:numPr>
          <w:ilvl w:val="0"/>
          <w:numId w:val="324"/>
        </w:numPr>
        <w:spacing w:after="0" w:lineRule="auto"/>
        <w:ind w:left="1080" w:hanging="360"/>
        <w:jc w:val="left"/>
        <w:rPr/>
      </w:pPr>
      <w:r w:rsidDel="00000000" w:rsidR="00000000" w:rsidRPr="00000000">
        <w:rPr>
          <w:rtl w:val="0"/>
        </w:rPr>
        <w:t xml:space="preserve">Em caso de template com arquivo, subir o arquivo - video, pdf</w:t>
      </w:r>
    </w:p>
    <w:p w:rsidR="00000000" w:rsidDel="00000000" w:rsidP="00000000" w:rsidRDefault="00000000" w:rsidRPr="00000000" w14:paraId="00000440">
      <w:pPr>
        <w:numPr>
          <w:ilvl w:val="0"/>
          <w:numId w:val="328"/>
        </w:numPr>
        <w:spacing w:after="0" w:lineRule="auto"/>
        <w:ind w:left="1080" w:hanging="360"/>
        <w:jc w:val="left"/>
        <w:rPr/>
      </w:pPr>
      <w:r w:rsidDel="00000000" w:rsidR="00000000" w:rsidRPr="00000000">
        <w:rPr>
          <w:rtl w:val="0"/>
        </w:rPr>
        <w:t xml:space="preserve">Baixar a planilha com as variáveis </w:t>
      </w:r>
    </w:p>
    <w:p w:rsidR="00000000" w:rsidDel="00000000" w:rsidP="00000000" w:rsidRDefault="00000000" w:rsidRPr="00000000" w14:paraId="00000441">
      <w:pPr>
        <w:numPr>
          <w:ilvl w:val="0"/>
          <w:numId w:val="164"/>
        </w:numPr>
        <w:spacing w:after="0" w:lineRule="auto"/>
        <w:ind w:left="1080" w:hanging="360"/>
        <w:jc w:val="left"/>
        <w:rPr/>
      </w:pPr>
      <w:r w:rsidDel="00000000" w:rsidR="00000000" w:rsidRPr="00000000">
        <w:rPr>
          <w:rtl w:val="0"/>
        </w:rPr>
        <w:t xml:space="preserve">Preencher planilha </w:t>
      </w:r>
    </w:p>
    <w:p w:rsidR="00000000" w:rsidDel="00000000" w:rsidP="00000000" w:rsidRDefault="00000000" w:rsidRPr="00000000" w14:paraId="00000442">
      <w:pPr>
        <w:numPr>
          <w:ilvl w:val="0"/>
          <w:numId w:val="221"/>
        </w:numPr>
        <w:spacing w:after="0" w:lineRule="auto"/>
        <w:ind w:left="1080" w:hanging="360"/>
        <w:jc w:val="left"/>
        <w:rPr/>
      </w:pPr>
      <w:r w:rsidDel="00000000" w:rsidR="00000000" w:rsidRPr="00000000">
        <w:rPr>
          <w:rtl w:val="0"/>
        </w:rPr>
        <w:t xml:space="preserve">Subir a planilha no sistema </w:t>
      </w:r>
    </w:p>
    <w:p w:rsidR="00000000" w:rsidDel="00000000" w:rsidP="00000000" w:rsidRDefault="00000000" w:rsidRPr="00000000" w14:paraId="00000443">
      <w:pPr>
        <w:shd w:fill="ffffff" w:val="clear"/>
        <w:spacing w:after="160" w:lineRule="auto"/>
        <w:rPr/>
      </w:pPr>
      <w:r w:rsidDel="00000000" w:rsidR="00000000" w:rsidRPr="00000000">
        <w:rPr>
          <w:b w:val="1"/>
          <w:rtl w:val="0"/>
        </w:rPr>
        <w:t xml:space="preserve">OBS</w:t>
      </w:r>
      <w:r w:rsidDel="00000000" w:rsidR="00000000" w:rsidRPr="00000000">
        <w:rPr>
          <w:rtl w:val="0"/>
        </w:rPr>
        <w:t xml:space="preserve">: Neste momento da criação do grupo, a plataforma já mostra para quantos contatos será feito a tentativa de entrega. Em caso de números com erros ou preenchidos de forma errônea o sistema já descarta esses números.  </w:t>
      </w:r>
    </w:p>
    <w:p w:rsidR="00000000" w:rsidDel="00000000" w:rsidP="00000000" w:rsidRDefault="00000000" w:rsidRPr="00000000" w14:paraId="00000444">
      <w:pPr>
        <w:shd w:fill="ffffff" w:val="clear"/>
        <w:spacing w:after="160" w:lineRule="auto"/>
        <w:rPr/>
      </w:pPr>
      <w:r w:rsidDel="00000000" w:rsidR="00000000" w:rsidRPr="00000000">
        <w:rPr>
          <w:b w:val="1"/>
          <w:rtl w:val="0"/>
        </w:rPr>
        <w:t xml:space="preserve">Tela de notificação</w:t>
      </w:r>
      <w:r w:rsidDel="00000000" w:rsidR="00000000" w:rsidRPr="00000000">
        <w:rPr>
          <w:rtl w:val="0"/>
        </w:rPr>
        <w:t xml:space="preserve"> </w:t>
      </w:r>
    </w:p>
    <w:p w:rsidR="00000000" w:rsidDel="00000000" w:rsidP="00000000" w:rsidRDefault="00000000" w:rsidRPr="00000000" w14:paraId="00000445">
      <w:pPr>
        <w:numPr>
          <w:ilvl w:val="0"/>
          <w:numId w:val="177"/>
        </w:numPr>
        <w:spacing w:after="0" w:lineRule="auto"/>
        <w:ind w:left="1080" w:hanging="360"/>
        <w:jc w:val="left"/>
        <w:rPr/>
      </w:pPr>
      <w:r w:rsidDel="00000000" w:rsidR="00000000" w:rsidRPr="00000000">
        <w:rPr>
          <w:rtl w:val="0"/>
        </w:rPr>
        <w:t xml:space="preserve">Pós criação do grupo, clique em notificar; </w:t>
      </w:r>
    </w:p>
    <w:p w:rsidR="00000000" w:rsidDel="00000000" w:rsidP="00000000" w:rsidRDefault="00000000" w:rsidRPr="00000000" w14:paraId="00000446">
      <w:pPr>
        <w:numPr>
          <w:ilvl w:val="0"/>
          <w:numId w:val="36"/>
        </w:numPr>
        <w:spacing w:after="0" w:lineRule="auto"/>
        <w:ind w:left="1080" w:hanging="360"/>
        <w:jc w:val="left"/>
        <w:rPr/>
      </w:pPr>
      <w:r w:rsidDel="00000000" w:rsidR="00000000" w:rsidRPr="00000000">
        <w:rPr>
          <w:rtl w:val="0"/>
        </w:rPr>
        <w:t xml:space="preserve">De um nome para a campanha; </w:t>
      </w:r>
    </w:p>
    <w:p w:rsidR="00000000" w:rsidDel="00000000" w:rsidP="00000000" w:rsidRDefault="00000000" w:rsidRPr="00000000" w14:paraId="00000447">
      <w:pPr>
        <w:numPr>
          <w:ilvl w:val="0"/>
          <w:numId w:val="356"/>
        </w:numPr>
        <w:spacing w:after="0" w:lineRule="auto"/>
        <w:ind w:left="1080" w:hanging="360"/>
        <w:jc w:val="left"/>
        <w:rPr/>
      </w:pPr>
      <w:r w:rsidDel="00000000" w:rsidR="00000000" w:rsidRPr="00000000">
        <w:rPr>
          <w:rtl w:val="0"/>
        </w:rPr>
        <w:t xml:space="preserve">Verifique se template está correto; </w:t>
      </w:r>
    </w:p>
    <w:p w:rsidR="00000000" w:rsidDel="00000000" w:rsidP="00000000" w:rsidRDefault="00000000" w:rsidRPr="00000000" w14:paraId="00000448">
      <w:pPr>
        <w:numPr>
          <w:ilvl w:val="0"/>
          <w:numId w:val="290"/>
        </w:numPr>
        <w:spacing w:after="0" w:lineRule="auto"/>
        <w:ind w:left="1080" w:hanging="360"/>
        <w:jc w:val="left"/>
        <w:rPr/>
      </w:pPr>
      <w:r w:rsidDel="00000000" w:rsidR="00000000" w:rsidRPr="00000000">
        <w:rPr>
          <w:rtl w:val="0"/>
        </w:rPr>
        <w:t xml:space="preserve">Faça a programação do envio (pode ser enviado de imediato, ou fazer uma programação previa) </w:t>
      </w:r>
    </w:p>
    <w:p w:rsidR="00000000" w:rsidDel="00000000" w:rsidP="00000000" w:rsidRDefault="00000000" w:rsidRPr="00000000" w14:paraId="00000449">
      <w:pPr>
        <w:numPr>
          <w:ilvl w:val="0"/>
          <w:numId w:val="129"/>
        </w:numPr>
        <w:spacing w:after="0" w:lineRule="auto"/>
        <w:ind w:left="1080" w:hanging="360"/>
        <w:jc w:val="left"/>
        <w:rPr/>
      </w:pPr>
      <w:r w:rsidDel="00000000" w:rsidR="00000000" w:rsidRPr="00000000">
        <w:rPr>
          <w:rtl w:val="0"/>
        </w:rPr>
        <w:t xml:space="preserve">Clique em terminar </w:t>
      </w:r>
    </w:p>
    <w:p w:rsidR="00000000" w:rsidDel="00000000" w:rsidP="00000000" w:rsidRDefault="00000000" w:rsidRPr="00000000" w14:paraId="0000044A">
      <w:pPr>
        <w:shd w:fill="ffffff" w:val="clear"/>
        <w:spacing w:after="160" w:lineRule="auto"/>
        <w:rPr/>
      </w:pPr>
      <w:r w:rsidDel="00000000" w:rsidR="00000000" w:rsidRPr="00000000">
        <w:rPr>
          <w:b w:val="1"/>
          <w:rtl w:val="0"/>
        </w:rPr>
        <w:t xml:space="preserve">Informações importantes: </w:t>
      </w:r>
      <w:r w:rsidDel="00000000" w:rsidR="00000000" w:rsidRPr="00000000">
        <w:rPr>
          <w:rtl w:val="0"/>
        </w:rPr>
        <w:t xml:space="preserve"> </w:t>
      </w:r>
    </w:p>
    <w:p w:rsidR="00000000" w:rsidDel="00000000" w:rsidP="00000000" w:rsidRDefault="00000000" w:rsidRPr="00000000" w14:paraId="0000044B">
      <w:pPr>
        <w:numPr>
          <w:ilvl w:val="0"/>
          <w:numId w:val="346"/>
        </w:numPr>
        <w:spacing w:after="0" w:lineRule="auto"/>
        <w:ind w:left="1080" w:hanging="360"/>
        <w:jc w:val="left"/>
        <w:rPr/>
      </w:pPr>
      <w:r w:rsidDel="00000000" w:rsidR="00000000" w:rsidRPr="00000000">
        <w:rPr>
          <w:rtl w:val="0"/>
        </w:rPr>
        <w:t xml:space="preserve">Após o envio da notificação, caso tenha algum erro e ainda não foi finalizado envio existe a possibilidade de </w:t>
      </w:r>
      <w:r w:rsidDel="00000000" w:rsidR="00000000" w:rsidRPr="00000000">
        <w:rPr>
          <w:b w:val="1"/>
          <w:rtl w:val="0"/>
        </w:rPr>
        <w:t xml:space="preserve">pausar</w:t>
      </w:r>
      <w:r w:rsidDel="00000000" w:rsidR="00000000" w:rsidRPr="00000000">
        <w:rPr>
          <w:rtl w:val="0"/>
        </w:rPr>
        <w:t xml:space="preserve"> esse envio, interrompendo o término.  </w:t>
      </w:r>
    </w:p>
    <w:p w:rsidR="00000000" w:rsidDel="00000000" w:rsidP="00000000" w:rsidRDefault="00000000" w:rsidRPr="00000000" w14:paraId="0000044C">
      <w:pPr>
        <w:numPr>
          <w:ilvl w:val="0"/>
          <w:numId w:val="76"/>
        </w:numPr>
        <w:spacing w:after="0" w:lineRule="auto"/>
        <w:ind w:left="1080" w:hanging="360"/>
        <w:jc w:val="left"/>
        <w:rPr/>
      </w:pPr>
      <w:r w:rsidDel="00000000" w:rsidR="00000000" w:rsidRPr="00000000">
        <w:rPr>
          <w:rtl w:val="0"/>
        </w:rPr>
        <w:t xml:space="preserve">Caso a notificação estiver programada, pode </w:t>
      </w:r>
      <w:r w:rsidDel="00000000" w:rsidR="00000000" w:rsidRPr="00000000">
        <w:rPr>
          <w:b w:val="1"/>
          <w:rtl w:val="0"/>
        </w:rPr>
        <w:t xml:space="preserve">pausar</w:t>
      </w:r>
      <w:r w:rsidDel="00000000" w:rsidR="00000000" w:rsidRPr="00000000">
        <w:rPr>
          <w:rtl w:val="0"/>
        </w:rPr>
        <w:t xml:space="preserve"> ou </w:t>
      </w:r>
      <w:r w:rsidDel="00000000" w:rsidR="00000000" w:rsidRPr="00000000">
        <w:rPr>
          <w:b w:val="1"/>
          <w:rtl w:val="0"/>
        </w:rPr>
        <w:t xml:space="preserve">arquivar</w:t>
      </w:r>
      <w:r w:rsidDel="00000000" w:rsidR="00000000" w:rsidRPr="00000000">
        <w:rPr>
          <w:rtl w:val="0"/>
        </w:rPr>
        <w:t xml:space="preserve"> esse envio interrompendo o envio.  </w:t>
      </w:r>
    </w:p>
    <w:p w:rsidR="00000000" w:rsidDel="00000000" w:rsidP="00000000" w:rsidRDefault="00000000" w:rsidRPr="00000000" w14:paraId="0000044D">
      <w:pPr>
        <w:numPr>
          <w:ilvl w:val="0"/>
          <w:numId w:val="134"/>
        </w:numPr>
        <w:spacing w:after="0" w:lineRule="auto"/>
        <w:ind w:left="1080" w:hanging="360"/>
        <w:jc w:val="left"/>
        <w:rPr/>
      </w:pPr>
      <w:r w:rsidDel="00000000" w:rsidR="00000000" w:rsidRPr="00000000">
        <w:rPr>
          <w:rtl w:val="0"/>
        </w:rPr>
        <w:t xml:space="preserve">Após finalizar o envio a notificação pode ser </w:t>
      </w:r>
      <w:r w:rsidDel="00000000" w:rsidR="00000000" w:rsidRPr="00000000">
        <w:rPr>
          <w:b w:val="1"/>
          <w:rtl w:val="0"/>
        </w:rPr>
        <w:t xml:space="preserve">arquivada</w:t>
      </w:r>
      <w:r w:rsidDel="00000000" w:rsidR="00000000" w:rsidRPr="00000000">
        <w:rPr>
          <w:rtl w:val="0"/>
        </w:rPr>
        <w:t xml:space="preserve">.  </w:t>
      </w:r>
    </w:p>
    <w:p w:rsidR="00000000" w:rsidDel="00000000" w:rsidP="00000000" w:rsidRDefault="00000000" w:rsidRPr="00000000" w14:paraId="0000044E">
      <w:pPr>
        <w:shd w:fill="ffffff" w:val="clear"/>
        <w:spacing w:after="160" w:lineRule="auto"/>
        <w:rPr/>
      </w:pPr>
      <w:r w:rsidDel="00000000" w:rsidR="00000000" w:rsidRPr="00000000">
        <w:rPr>
          <w:rtl w:val="0"/>
        </w:rPr>
        <w:t xml:space="preserve">  </w:t>
      </w:r>
    </w:p>
    <w:p w:rsidR="00000000" w:rsidDel="00000000" w:rsidP="00000000" w:rsidRDefault="00000000" w:rsidRPr="00000000" w14:paraId="0000044F">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uk4qyctkfo12" w:id="29"/>
      <w:bookmarkEnd w:id="29"/>
      <w:r w:rsidDel="00000000" w:rsidR="00000000" w:rsidRPr="00000000">
        <w:rPr>
          <w:color w:val="000000"/>
          <w:sz w:val="18"/>
          <w:szCs w:val="18"/>
          <w:rtl w:val="0"/>
        </w:rPr>
        <w:t xml:space="preserve">REQ 24 - Dash e Relatório de envio em lote</w:t>
      </w:r>
      <w:r w:rsidDel="00000000" w:rsidR="00000000" w:rsidRPr="00000000">
        <w:rPr>
          <w:b w:val="0"/>
          <w:color w:val="000000"/>
          <w:sz w:val="18"/>
          <w:szCs w:val="18"/>
          <w:rtl w:val="0"/>
        </w:rPr>
        <w:t xml:space="preserve"> </w:t>
      </w:r>
    </w:p>
    <w:p w:rsidR="00000000" w:rsidDel="00000000" w:rsidP="00000000" w:rsidRDefault="00000000" w:rsidRPr="00000000" w14:paraId="00000450">
      <w:pPr>
        <w:shd w:fill="ffffff" w:val="clear"/>
        <w:spacing w:after="160" w:lineRule="auto"/>
        <w:rPr/>
      </w:pPr>
      <w:r w:rsidDel="00000000" w:rsidR="00000000" w:rsidRPr="00000000">
        <w:rPr>
          <w:rtl w:val="0"/>
        </w:rPr>
        <w:t xml:space="preserve">Necessário que diretamente na plataforma seja possível acompanhar em dash em tempo real e fazer a extração de relatório dos envios que são feitos de forma massifica (lote) </w:t>
      </w:r>
    </w:p>
    <w:p w:rsidR="00000000" w:rsidDel="00000000" w:rsidP="00000000" w:rsidRDefault="00000000" w:rsidRPr="00000000" w14:paraId="00000451">
      <w:pPr>
        <w:shd w:fill="ffffff" w:val="clear"/>
        <w:spacing w:after="160" w:lineRule="auto"/>
        <w:rPr/>
      </w:pPr>
      <w:r w:rsidDel="00000000" w:rsidR="00000000" w:rsidRPr="00000000">
        <w:rPr>
          <w:b w:val="1"/>
          <w:rtl w:val="0"/>
        </w:rPr>
        <w:t xml:space="preserve">Detalhes: </w:t>
      </w:r>
      <w:r w:rsidDel="00000000" w:rsidR="00000000" w:rsidRPr="00000000">
        <w:rPr>
          <w:rtl w:val="0"/>
        </w:rPr>
        <w:t xml:space="preserve"> </w:t>
      </w:r>
    </w:p>
    <w:p w:rsidR="00000000" w:rsidDel="00000000" w:rsidP="00000000" w:rsidRDefault="00000000" w:rsidRPr="00000000" w14:paraId="00000452">
      <w:pPr>
        <w:numPr>
          <w:ilvl w:val="0"/>
          <w:numId w:val="184"/>
        </w:numPr>
        <w:spacing w:after="0" w:lineRule="auto"/>
        <w:ind w:left="1080" w:hanging="360"/>
        <w:jc w:val="left"/>
        <w:rPr/>
      </w:pPr>
      <w:r w:rsidDel="00000000" w:rsidR="00000000" w:rsidRPr="00000000">
        <w:rPr>
          <w:rtl w:val="0"/>
        </w:rPr>
        <w:t xml:space="preserve">Extração em formato txt e csv </w:t>
      </w:r>
    </w:p>
    <w:p w:rsidR="00000000" w:rsidDel="00000000" w:rsidP="00000000" w:rsidRDefault="00000000" w:rsidRPr="00000000" w14:paraId="00000453">
      <w:pPr>
        <w:numPr>
          <w:ilvl w:val="0"/>
          <w:numId w:val="242"/>
        </w:numPr>
        <w:spacing w:after="0" w:lineRule="auto"/>
        <w:ind w:left="1080" w:hanging="360"/>
        <w:jc w:val="left"/>
        <w:rPr/>
      </w:pPr>
      <w:r w:rsidDel="00000000" w:rsidR="00000000" w:rsidRPr="00000000">
        <w:rPr>
          <w:rtl w:val="0"/>
        </w:rPr>
        <w:t xml:space="preserve">Conter dados da campanha </w:t>
      </w:r>
    </w:p>
    <w:p w:rsidR="00000000" w:rsidDel="00000000" w:rsidP="00000000" w:rsidRDefault="00000000" w:rsidRPr="00000000" w14:paraId="00000454">
      <w:pPr>
        <w:numPr>
          <w:ilvl w:val="0"/>
          <w:numId w:val="231"/>
        </w:numPr>
        <w:spacing w:after="0" w:lineRule="auto"/>
        <w:ind w:left="1080" w:hanging="360"/>
        <w:jc w:val="left"/>
        <w:rPr/>
      </w:pPr>
      <w:r w:rsidDel="00000000" w:rsidR="00000000" w:rsidRPr="00000000">
        <w:rPr>
          <w:rtl w:val="0"/>
        </w:rPr>
        <w:t xml:space="preserve">Nome da campanha </w:t>
      </w:r>
    </w:p>
    <w:p w:rsidR="00000000" w:rsidDel="00000000" w:rsidP="00000000" w:rsidRDefault="00000000" w:rsidRPr="00000000" w14:paraId="00000455">
      <w:pPr>
        <w:numPr>
          <w:ilvl w:val="0"/>
          <w:numId w:val="254"/>
        </w:numPr>
        <w:spacing w:after="0" w:lineRule="auto"/>
        <w:ind w:left="1080" w:hanging="360"/>
        <w:jc w:val="left"/>
        <w:rPr/>
      </w:pPr>
      <w:r w:rsidDel="00000000" w:rsidR="00000000" w:rsidRPr="00000000">
        <w:rPr>
          <w:rtl w:val="0"/>
        </w:rPr>
        <w:t xml:space="preserve">Data e hora de início de envio </w:t>
      </w:r>
    </w:p>
    <w:p w:rsidR="00000000" w:rsidDel="00000000" w:rsidP="00000000" w:rsidRDefault="00000000" w:rsidRPr="00000000" w14:paraId="00000456">
      <w:pPr>
        <w:numPr>
          <w:ilvl w:val="0"/>
          <w:numId w:val="322"/>
        </w:numPr>
        <w:spacing w:after="0" w:lineRule="auto"/>
        <w:ind w:left="1080" w:hanging="360"/>
        <w:jc w:val="left"/>
        <w:rPr/>
      </w:pPr>
      <w:r w:rsidDel="00000000" w:rsidR="00000000" w:rsidRPr="00000000">
        <w:rPr>
          <w:rtl w:val="0"/>
        </w:rPr>
        <w:t xml:space="preserve">Data e hora de término de envio </w:t>
      </w:r>
    </w:p>
    <w:p w:rsidR="00000000" w:rsidDel="00000000" w:rsidP="00000000" w:rsidRDefault="00000000" w:rsidRPr="00000000" w14:paraId="00000457">
      <w:pPr>
        <w:numPr>
          <w:ilvl w:val="0"/>
          <w:numId w:val="197"/>
        </w:numPr>
        <w:spacing w:after="0" w:lineRule="auto"/>
        <w:ind w:left="1080" w:hanging="360"/>
        <w:jc w:val="left"/>
        <w:rPr/>
      </w:pPr>
      <w:r w:rsidDel="00000000" w:rsidR="00000000" w:rsidRPr="00000000">
        <w:rPr>
          <w:rtl w:val="0"/>
        </w:rPr>
        <w:t xml:space="preserve">Sessão de envio </w:t>
      </w:r>
    </w:p>
    <w:p w:rsidR="00000000" w:rsidDel="00000000" w:rsidP="00000000" w:rsidRDefault="00000000" w:rsidRPr="00000000" w14:paraId="00000458">
      <w:pPr>
        <w:numPr>
          <w:ilvl w:val="0"/>
          <w:numId w:val="206"/>
        </w:numPr>
        <w:spacing w:after="0" w:lineRule="auto"/>
        <w:ind w:left="1080" w:hanging="360"/>
        <w:jc w:val="left"/>
        <w:rPr/>
      </w:pPr>
      <w:r w:rsidDel="00000000" w:rsidR="00000000" w:rsidRPr="00000000">
        <w:rPr>
          <w:rtl w:val="0"/>
        </w:rPr>
        <w:t xml:space="preserve">Número de telefone </w:t>
      </w:r>
    </w:p>
    <w:p w:rsidR="00000000" w:rsidDel="00000000" w:rsidP="00000000" w:rsidRDefault="00000000" w:rsidRPr="00000000" w14:paraId="00000459">
      <w:pPr>
        <w:numPr>
          <w:ilvl w:val="0"/>
          <w:numId w:val="201"/>
        </w:numPr>
        <w:spacing w:after="0" w:lineRule="auto"/>
        <w:ind w:left="1080" w:hanging="360"/>
        <w:jc w:val="left"/>
        <w:rPr/>
      </w:pPr>
      <w:r w:rsidDel="00000000" w:rsidR="00000000" w:rsidRPr="00000000">
        <w:rPr>
          <w:rtl w:val="0"/>
        </w:rPr>
        <w:t xml:space="preserve">Nome do associado  </w:t>
      </w:r>
    </w:p>
    <w:p w:rsidR="00000000" w:rsidDel="00000000" w:rsidP="00000000" w:rsidRDefault="00000000" w:rsidRPr="00000000" w14:paraId="0000045A">
      <w:pPr>
        <w:numPr>
          <w:ilvl w:val="0"/>
          <w:numId w:val="113"/>
        </w:numPr>
        <w:spacing w:after="0" w:lineRule="auto"/>
        <w:ind w:left="1080" w:hanging="360"/>
        <w:jc w:val="left"/>
        <w:rPr/>
      </w:pPr>
      <w:r w:rsidDel="00000000" w:rsidR="00000000" w:rsidRPr="00000000">
        <w:rPr>
          <w:rtl w:val="0"/>
        </w:rPr>
        <w:t xml:space="preserve">Se a mensagem foi enviada </w:t>
      </w:r>
    </w:p>
    <w:p w:rsidR="00000000" w:rsidDel="00000000" w:rsidP="00000000" w:rsidRDefault="00000000" w:rsidRPr="00000000" w14:paraId="0000045B">
      <w:pPr>
        <w:numPr>
          <w:ilvl w:val="0"/>
          <w:numId w:val="84"/>
        </w:numPr>
        <w:spacing w:after="0" w:lineRule="auto"/>
        <w:ind w:left="1080" w:hanging="360"/>
        <w:jc w:val="left"/>
        <w:rPr/>
      </w:pPr>
      <w:r w:rsidDel="00000000" w:rsidR="00000000" w:rsidRPr="00000000">
        <w:rPr>
          <w:rtl w:val="0"/>
        </w:rPr>
        <w:t xml:space="preserve">Se a mensagem foi entregue </w:t>
      </w:r>
    </w:p>
    <w:p w:rsidR="00000000" w:rsidDel="00000000" w:rsidP="00000000" w:rsidRDefault="00000000" w:rsidRPr="00000000" w14:paraId="0000045C">
      <w:pPr>
        <w:numPr>
          <w:ilvl w:val="0"/>
          <w:numId w:val="61"/>
        </w:numPr>
        <w:spacing w:after="0" w:lineRule="auto"/>
        <w:ind w:left="1080" w:hanging="360"/>
        <w:jc w:val="left"/>
        <w:rPr/>
      </w:pPr>
      <w:r w:rsidDel="00000000" w:rsidR="00000000" w:rsidRPr="00000000">
        <w:rPr>
          <w:rtl w:val="0"/>
        </w:rPr>
        <w:t xml:space="preserve">Se mensagem foi lida </w:t>
      </w:r>
    </w:p>
    <w:p w:rsidR="00000000" w:rsidDel="00000000" w:rsidP="00000000" w:rsidRDefault="00000000" w:rsidRPr="00000000" w14:paraId="0000045D">
      <w:pPr>
        <w:numPr>
          <w:ilvl w:val="0"/>
          <w:numId w:val="132"/>
        </w:numPr>
        <w:spacing w:after="0" w:lineRule="auto"/>
        <w:ind w:left="1080" w:hanging="360"/>
        <w:jc w:val="left"/>
        <w:rPr/>
      </w:pPr>
      <w:r w:rsidDel="00000000" w:rsidR="00000000" w:rsidRPr="00000000">
        <w:rPr>
          <w:rtl w:val="0"/>
        </w:rPr>
        <w:t xml:space="preserve">Se mensagem foi respondida </w:t>
      </w:r>
    </w:p>
    <w:p w:rsidR="00000000" w:rsidDel="00000000" w:rsidP="00000000" w:rsidRDefault="00000000" w:rsidRPr="00000000" w14:paraId="0000045E">
      <w:pPr>
        <w:numPr>
          <w:ilvl w:val="0"/>
          <w:numId w:val="207"/>
        </w:numPr>
        <w:spacing w:after="0" w:lineRule="auto"/>
        <w:ind w:left="1080" w:hanging="360"/>
        <w:jc w:val="left"/>
        <w:rPr/>
      </w:pPr>
      <w:r w:rsidDel="00000000" w:rsidR="00000000" w:rsidRPr="00000000">
        <w:rPr>
          <w:rtl w:val="0"/>
        </w:rPr>
        <w:t xml:space="preserve">Se der erro de envio, apresentar o motivo do erro </w:t>
      </w:r>
    </w:p>
    <w:p w:rsidR="00000000" w:rsidDel="00000000" w:rsidP="00000000" w:rsidRDefault="00000000" w:rsidRPr="00000000" w14:paraId="0000045F">
      <w:pPr>
        <w:numPr>
          <w:ilvl w:val="0"/>
          <w:numId w:val="162"/>
        </w:numPr>
        <w:spacing w:after="0" w:lineRule="auto"/>
        <w:ind w:left="1080" w:hanging="360"/>
        <w:jc w:val="left"/>
        <w:rPr/>
      </w:pPr>
      <w:r w:rsidDel="00000000" w:rsidR="00000000" w:rsidRPr="00000000">
        <w:rPr>
          <w:rtl w:val="0"/>
        </w:rPr>
        <w:t xml:space="preserve">Template que foi enviado </w:t>
      </w:r>
    </w:p>
    <w:p w:rsidR="00000000" w:rsidDel="00000000" w:rsidP="00000000" w:rsidRDefault="00000000" w:rsidRPr="00000000" w14:paraId="00000460">
      <w:pPr>
        <w:numPr>
          <w:ilvl w:val="0"/>
          <w:numId w:val="116"/>
        </w:numPr>
        <w:spacing w:after="0" w:lineRule="auto"/>
        <w:ind w:left="1080" w:hanging="360"/>
        <w:jc w:val="left"/>
        <w:rPr/>
      </w:pPr>
      <w:r w:rsidDel="00000000" w:rsidR="00000000" w:rsidRPr="00000000">
        <w:rPr>
          <w:rtl w:val="0"/>
        </w:rPr>
        <w:t xml:space="preserve">Mensagem contida no template </w:t>
      </w:r>
    </w:p>
    <w:p w:rsidR="00000000" w:rsidDel="00000000" w:rsidP="00000000" w:rsidRDefault="00000000" w:rsidRPr="00000000" w14:paraId="00000461">
      <w:pPr>
        <w:numPr>
          <w:ilvl w:val="0"/>
          <w:numId w:val="211"/>
        </w:numPr>
        <w:spacing w:after="0" w:lineRule="auto"/>
        <w:ind w:left="1080" w:hanging="360"/>
        <w:jc w:val="left"/>
        <w:rPr/>
      </w:pPr>
      <w:r w:rsidDel="00000000" w:rsidR="00000000" w:rsidRPr="00000000">
        <w:rPr>
          <w:rtl w:val="0"/>
        </w:rPr>
        <w:t xml:space="preserve">Link da sessão  </w:t>
      </w:r>
    </w:p>
    <w:p w:rsidR="00000000" w:rsidDel="00000000" w:rsidP="00000000" w:rsidRDefault="00000000" w:rsidRPr="00000000" w14:paraId="00000462">
      <w:pPr>
        <w:numPr>
          <w:ilvl w:val="0"/>
          <w:numId w:val="85"/>
        </w:numPr>
        <w:spacing w:after="0" w:lineRule="auto"/>
        <w:ind w:left="1080" w:hanging="360"/>
        <w:jc w:val="left"/>
        <w:rPr/>
      </w:pPr>
      <w:r w:rsidDel="00000000" w:rsidR="00000000" w:rsidRPr="00000000">
        <w:rPr>
          <w:rtl w:val="0"/>
        </w:rPr>
        <w:t xml:space="preserve">ID da sessão </w:t>
      </w:r>
    </w:p>
    <w:p w:rsidR="00000000" w:rsidDel="00000000" w:rsidP="00000000" w:rsidRDefault="00000000" w:rsidRPr="00000000" w14:paraId="00000463">
      <w:pPr>
        <w:numPr>
          <w:ilvl w:val="0"/>
          <w:numId w:val="81"/>
        </w:numPr>
        <w:spacing w:after="0" w:lineRule="auto"/>
        <w:ind w:left="1080" w:hanging="360"/>
        <w:jc w:val="left"/>
        <w:rPr/>
      </w:pPr>
      <w:r w:rsidDel="00000000" w:rsidR="00000000" w:rsidRPr="00000000">
        <w:rPr>
          <w:rtl w:val="0"/>
        </w:rPr>
        <w:t xml:space="preserve">Protocolo da sessão.   </w:t>
      </w:r>
    </w:p>
    <w:p w:rsidR="00000000" w:rsidDel="00000000" w:rsidP="00000000" w:rsidRDefault="00000000" w:rsidRPr="00000000" w14:paraId="00000464">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n20yjk85ps18" w:id="30"/>
      <w:bookmarkEnd w:id="30"/>
      <w:r w:rsidDel="00000000" w:rsidR="00000000" w:rsidRPr="00000000">
        <w:rPr>
          <w:color w:val="000000"/>
          <w:sz w:val="18"/>
          <w:szCs w:val="18"/>
          <w:rtl w:val="0"/>
        </w:rPr>
        <w:t xml:space="preserve">REQ 38 - Envio de template com imagem, vídeo e PDF, mídias</w:t>
      </w:r>
      <w:r w:rsidDel="00000000" w:rsidR="00000000" w:rsidRPr="00000000">
        <w:rPr>
          <w:b w:val="0"/>
          <w:color w:val="000000"/>
          <w:sz w:val="18"/>
          <w:szCs w:val="18"/>
          <w:rtl w:val="0"/>
        </w:rPr>
        <w:t xml:space="preserve"> </w:t>
      </w:r>
    </w:p>
    <w:p w:rsidR="00000000" w:rsidDel="00000000" w:rsidP="00000000" w:rsidRDefault="00000000" w:rsidRPr="00000000" w14:paraId="00000465">
      <w:pPr>
        <w:shd w:fill="ffffff" w:val="clear"/>
        <w:spacing w:after="160" w:lineRule="auto"/>
        <w:rPr/>
      </w:pPr>
      <w:r w:rsidDel="00000000" w:rsidR="00000000" w:rsidRPr="00000000">
        <w:rPr>
          <w:rtl w:val="0"/>
        </w:rPr>
        <w:t xml:space="preserve">Através da plataforma deve ser possível fazer o envio de notificação ao associado, utilizando templates simples, somente com texto ou mais complexo com botões e anexos respeitando sempre os formatos e tamanhos dos arquivos.  </w:t>
      </w:r>
    </w:p>
    <w:p w:rsidR="00000000" w:rsidDel="00000000" w:rsidP="00000000" w:rsidRDefault="00000000" w:rsidRPr="00000000" w14:paraId="00000466">
      <w:pPr>
        <w:shd w:fill="ffffff" w:val="clear"/>
        <w:spacing w:after="160" w:lineRule="auto"/>
        <w:rPr/>
      </w:pPr>
      <w:r w:rsidDel="00000000" w:rsidR="00000000" w:rsidRPr="00000000">
        <w:rPr>
          <w:rtl w:val="0"/>
        </w:rPr>
        <w:t xml:space="preserve">Os anexos podem ser:  </w:t>
      </w:r>
    </w:p>
    <w:p w:rsidR="00000000" w:rsidDel="00000000" w:rsidP="00000000" w:rsidRDefault="00000000" w:rsidRPr="00000000" w14:paraId="00000467">
      <w:pPr>
        <w:numPr>
          <w:ilvl w:val="0"/>
          <w:numId w:val="325"/>
        </w:numPr>
        <w:spacing w:after="0" w:lineRule="auto"/>
        <w:ind w:left="1080" w:hanging="360"/>
        <w:jc w:val="left"/>
        <w:rPr/>
      </w:pPr>
      <w:r w:rsidDel="00000000" w:rsidR="00000000" w:rsidRPr="00000000">
        <w:rPr>
          <w:b w:val="1"/>
          <w:rtl w:val="0"/>
        </w:rPr>
        <w:t xml:space="preserve">Imagens</w:t>
      </w:r>
      <w:r w:rsidDel="00000000" w:rsidR="00000000" w:rsidRPr="00000000">
        <w:rPr>
          <w:rtl w:val="0"/>
        </w:rPr>
        <w:t xml:space="preserve">, no formato jpeg ou png tamanho máximo de 5 MB </w:t>
      </w:r>
    </w:p>
    <w:p w:rsidR="00000000" w:rsidDel="00000000" w:rsidP="00000000" w:rsidRDefault="00000000" w:rsidRPr="00000000" w14:paraId="00000468">
      <w:pPr>
        <w:numPr>
          <w:ilvl w:val="0"/>
          <w:numId w:val="64"/>
        </w:numPr>
        <w:spacing w:after="0" w:lineRule="auto"/>
        <w:ind w:left="1080" w:hanging="360"/>
        <w:jc w:val="left"/>
        <w:rPr/>
      </w:pPr>
      <w:r w:rsidDel="00000000" w:rsidR="00000000" w:rsidRPr="00000000">
        <w:rPr>
          <w:b w:val="1"/>
          <w:rtl w:val="0"/>
        </w:rPr>
        <w:t xml:space="preserve">Vídeos</w:t>
      </w:r>
      <w:r w:rsidDel="00000000" w:rsidR="00000000" w:rsidRPr="00000000">
        <w:rPr>
          <w:rtl w:val="0"/>
        </w:rPr>
        <w:t xml:space="preserve">, no formato MP4 ou 3gpp (</w:t>
      </w:r>
      <w:r w:rsidDel="00000000" w:rsidR="00000000" w:rsidRPr="00000000">
        <w:rPr>
          <w:color w:val="333333"/>
          <w:rtl w:val="0"/>
        </w:rPr>
        <w:t xml:space="preserve">Apenas o codec de vídeo H.264 e o codec de áudio AAC são compatíveis), tamanho máximo 100 MB </w:t>
      </w:r>
      <w:r w:rsidDel="00000000" w:rsidR="00000000" w:rsidRPr="00000000">
        <w:rPr>
          <w:rtl w:val="0"/>
        </w:rPr>
      </w:r>
    </w:p>
    <w:p w:rsidR="00000000" w:rsidDel="00000000" w:rsidP="00000000" w:rsidRDefault="00000000" w:rsidRPr="00000000" w14:paraId="00000469">
      <w:pPr>
        <w:numPr>
          <w:ilvl w:val="0"/>
          <w:numId w:val="71"/>
        </w:numPr>
        <w:spacing w:after="0" w:lineRule="auto"/>
        <w:ind w:left="1080" w:hanging="360"/>
        <w:jc w:val="left"/>
        <w:rPr/>
      </w:pPr>
      <w:r w:rsidDel="00000000" w:rsidR="00000000" w:rsidRPr="00000000">
        <w:rPr>
          <w:b w:val="1"/>
          <w:rtl w:val="0"/>
        </w:rPr>
        <w:t xml:space="preserve">Arquivos</w:t>
      </w:r>
      <w:r w:rsidDel="00000000" w:rsidR="00000000" w:rsidRPr="00000000">
        <w:rPr>
          <w:rtl w:val="0"/>
        </w:rPr>
        <w:t xml:space="preserve">, como PDF, Word, Excel... Formato qualquer tipo de MIME valido, tamanho máximo 100MB </w:t>
      </w:r>
    </w:p>
    <w:p w:rsidR="00000000" w:rsidDel="00000000" w:rsidP="00000000" w:rsidRDefault="00000000" w:rsidRPr="00000000" w14:paraId="0000046A">
      <w:pPr>
        <w:shd w:fill="ffffff" w:val="clear"/>
        <w:spacing w:after="160" w:lineRule="auto"/>
        <w:rPr/>
      </w:pPr>
      <w:r w:rsidDel="00000000" w:rsidR="00000000" w:rsidRPr="00000000">
        <w:rPr>
          <w:b w:val="1"/>
          <w:color w:val="ff0000"/>
          <w:rtl w:val="0"/>
        </w:rPr>
        <w:t xml:space="preserve">OBS</w:t>
      </w:r>
      <w:r w:rsidDel="00000000" w:rsidR="00000000" w:rsidRPr="00000000">
        <w:rPr>
          <w:color w:val="ff0000"/>
          <w:rtl w:val="0"/>
        </w:rPr>
        <w:t xml:space="preserve">: Os templates contendo mídias podem ser enviados de forma individual, massificado (lote) ou via API.  </w:t>
      </w:r>
      <w:r w:rsidDel="00000000" w:rsidR="00000000" w:rsidRPr="00000000">
        <w:rPr>
          <w:rtl w:val="0"/>
        </w:rPr>
      </w:r>
    </w:p>
    <w:p w:rsidR="00000000" w:rsidDel="00000000" w:rsidP="00000000" w:rsidRDefault="00000000" w:rsidRPr="00000000" w14:paraId="0000046B">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duo0v7etqeqr" w:id="31"/>
      <w:bookmarkEnd w:id="31"/>
      <w:r w:rsidDel="00000000" w:rsidR="00000000" w:rsidRPr="00000000">
        <w:rPr>
          <w:color w:val="000000"/>
          <w:sz w:val="18"/>
          <w:szCs w:val="18"/>
          <w:rtl w:val="0"/>
        </w:rPr>
        <w:t xml:space="preserve">REQ 02 - Menus personalizados</w:t>
      </w:r>
      <w:r w:rsidDel="00000000" w:rsidR="00000000" w:rsidRPr="00000000">
        <w:rPr>
          <w:b w:val="0"/>
          <w:color w:val="000000"/>
          <w:sz w:val="18"/>
          <w:szCs w:val="18"/>
          <w:rtl w:val="0"/>
        </w:rPr>
        <w:t xml:space="preserve"> </w:t>
      </w:r>
    </w:p>
    <w:p w:rsidR="00000000" w:rsidDel="00000000" w:rsidP="00000000" w:rsidRDefault="00000000" w:rsidRPr="00000000" w14:paraId="0000046C">
      <w:pPr>
        <w:shd w:fill="ffffff" w:val="clear"/>
        <w:spacing w:after="160" w:lineRule="auto"/>
        <w:rPr/>
      </w:pPr>
      <w:r w:rsidDel="00000000" w:rsidR="00000000" w:rsidRPr="00000000">
        <w:rPr>
          <w:rtl w:val="0"/>
        </w:rPr>
        <w:t xml:space="preserve">A personalização de menus é feita de acordo com a necessidade e estratégia da cooperativa.  </w:t>
      </w:r>
    </w:p>
    <w:p w:rsidR="00000000" w:rsidDel="00000000" w:rsidP="00000000" w:rsidRDefault="00000000" w:rsidRPr="00000000" w14:paraId="0000046D">
      <w:pPr>
        <w:shd w:fill="ffffff" w:val="clear"/>
        <w:spacing w:after="160" w:lineRule="auto"/>
        <w:rPr/>
      </w:pPr>
      <w:r w:rsidDel="00000000" w:rsidR="00000000" w:rsidRPr="00000000">
        <w:rPr>
          <w:rtl w:val="0"/>
        </w:rPr>
        <w:t xml:space="preserve">Trabalhamos com mais de um formato de menu:  </w:t>
      </w:r>
    </w:p>
    <w:p w:rsidR="00000000" w:rsidDel="00000000" w:rsidP="00000000" w:rsidRDefault="00000000" w:rsidRPr="00000000" w14:paraId="0000046E">
      <w:pPr>
        <w:numPr>
          <w:ilvl w:val="0"/>
          <w:numId w:val="59"/>
        </w:numPr>
        <w:spacing w:after="0" w:lineRule="auto"/>
        <w:ind w:left="1080" w:hanging="360"/>
        <w:jc w:val="left"/>
        <w:rPr/>
      </w:pPr>
      <w:r w:rsidDel="00000000" w:rsidR="00000000" w:rsidRPr="00000000">
        <w:rPr>
          <w:b w:val="1"/>
          <w:rtl w:val="0"/>
        </w:rPr>
        <w:t xml:space="preserve">Menu canal </w:t>
      </w:r>
      <w:r w:rsidDel="00000000" w:rsidR="00000000" w:rsidRPr="00000000">
        <w:rPr>
          <w:rtl w:val="0"/>
        </w:rPr>
        <w:t xml:space="preserve">esse menu não contém inteligência artificial atrelada a ele e falar com a inteligência artificial (Theo) é uma escolha nas opções. A definição de ordem, e catálogo deste é definição da cooperativa. Pode ser um menu simples ou com submenus vinculados.  </w:t>
      </w:r>
    </w:p>
    <w:p w:rsidR="00000000" w:rsidDel="00000000" w:rsidP="00000000" w:rsidRDefault="00000000" w:rsidRPr="00000000" w14:paraId="0000046F">
      <w:pPr>
        <w:numPr>
          <w:ilvl w:val="0"/>
          <w:numId w:val="103"/>
        </w:numPr>
        <w:spacing w:after="0" w:lineRule="auto"/>
        <w:ind w:left="1080" w:hanging="360"/>
        <w:jc w:val="left"/>
        <w:rPr/>
      </w:pPr>
      <w:r w:rsidDel="00000000" w:rsidR="00000000" w:rsidRPr="00000000">
        <w:rPr>
          <w:b w:val="1"/>
          <w:rtl w:val="0"/>
        </w:rPr>
        <w:t xml:space="preserve">Menu Chatbot</w:t>
      </w:r>
      <w:r w:rsidDel="00000000" w:rsidR="00000000" w:rsidRPr="00000000">
        <w:rPr>
          <w:rtl w:val="0"/>
        </w:rPr>
        <w:t xml:space="preserve">: esse menu contém inteligência artificial (theo). A definição de ordem, e catálogo deste é definição da cooperativa. Pode ser um menu simples ou com submenus vinculados, pode ser com a opção de escolha digite ou um menu interativo com botões. Neste temos a ele um </w:t>
      </w:r>
      <w:r w:rsidDel="00000000" w:rsidR="00000000" w:rsidRPr="00000000">
        <w:rPr>
          <w:b w:val="1"/>
          <w:rtl w:val="0"/>
        </w:rPr>
        <w:t xml:space="preserve">menu handover</w:t>
      </w:r>
      <w:r w:rsidDel="00000000" w:rsidR="00000000" w:rsidRPr="00000000">
        <w:rPr>
          <w:rtl w:val="0"/>
        </w:rPr>
        <w:t xml:space="preserve"> atrelado, que a qualquer Tmomento que o associado pede para falar com um colaborador esse menu é apresentado. A definição de ordem, e catálogo deste também é definição da cooperativa.  </w:t>
      </w:r>
    </w:p>
    <w:p w:rsidR="00000000" w:rsidDel="00000000" w:rsidP="00000000" w:rsidRDefault="00000000" w:rsidRPr="00000000" w14:paraId="00000470">
      <w:pPr>
        <w:shd w:fill="ffffff" w:val="clear"/>
        <w:spacing w:after="160" w:lineRule="auto"/>
        <w:rPr/>
      </w:pPr>
      <w:r w:rsidDel="00000000" w:rsidR="00000000" w:rsidRPr="00000000">
        <w:rPr>
          <w:b w:val="1"/>
          <w:rtl w:val="0"/>
        </w:rPr>
        <w:t xml:space="preserve">OBS: </w:t>
      </w:r>
      <w:r w:rsidDel="00000000" w:rsidR="00000000" w:rsidRPr="00000000">
        <w:rPr>
          <w:rtl w:val="0"/>
        </w:rPr>
        <w:t xml:space="preserve">A criação de menus é solicitada via suporte, e criado pelo produto do lado Sicredi.</w:t>
      </w:r>
      <w:r w:rsidDel="00000000" w:rsidR="00000000" w:rsidRPr="00000000">
        <w:rPr>
          <w:b w:val="1"/>
          <w:rtl w:val="0"/>
        </w:rPr>
        <w:t xml:space="preserve"> </w:t>
      </w:r>
      <w:r w:rsidDel="00000000" w:rsidR="00000000" w:rsidRPr="00000000">
        <w:rPr>
          <w:rtl w:val="0"/>
        </w:rPr>
        <w:t xml:space="preserve">Todo o menu criado gera uma fila e é replicado sempre na madrugada seguinte.  </w:t>
      </w:r>
    </w:p>
    <w:p w:rsidR="00000000" w:rsidDel="00000000" w:rsidP="00000000" w:rsidRDefault="00000000" w:rsidRPr="00000000" w14:paraId="00000471">
      <w:pPr>
        <w:pStyle w:val="Heading2"/>
        <w:numPr>
          <w:ilvl w:val="1"/>
          <w:numId w:val="205"/>
        </w:numPr>
        <w:shd w:fill="ffffff" w:val="clear"/>
        <w:spacing w:after="160" w:before="360" w:line="276" w:lineRule="auto"/>
        <w:ind w:left="0" w:firstLine="0"/>
        <w:rPr>
          <w:b w:val="0"/>
          <w:color w:val="000000"/>
          <w:sz w:val="18"/>
          <w:szCs w:val="18"/>
        </w:rPr>
      </w:pPr>
      <w:bookmarkStart w:colFirst="0" w:colLast="0" w:name="_heading=h.r85ugy9jxcz" w:id="32"/>
      <w:bookmarkEnd w:id="32"/>
      <w:r w:rsidDel="00000000" w:rsidR="00000000" w:rsidRPr="00000000">
        <w:rPr>
          <w:color w:val="000000"/>
          <w:sz w:val="18"/>
          <w:szCs w:val="18"/>
          <w:rtl w:val="0"/>
        </w:rPr>
        <w:t xml:space="preserve">REQ 45 - Menus conceituais</w:t>
      </w:r>
      <w:r w:rsidDel="00000000" w:rsidR="00000000" w:rsidRPr="00000000">
        <w:rPr>
          <w:b w:val="0"/>
          <w:color w:val="000000"/>
          <w:sz w:val="18"/>
          <w:szCs w:val="18"/>
          <w:rtl w:val="0"/>
        </w:rPr>
        <w:t xml:space="preserve"> </w:t>
      </w:r>
    </w:p>
    <w:p w:rsidR="00000000" w:rsidDel="00000000" w:rsidP="00000000" w:rsidRDefault="00000000" w:rsidRPr="00000000" w14:paraId="00000472">
      <w:pPr>
        <w:shd w:fill="ffffff" w:val="clear"/>
        <w:spacing w:after="160" w:lineRule="auto"/>
        <w:rPr/>
      </w:pPr>
      <w:r w:rsidDel="00000000" w:rsidR="00000000" w:rsidRPr="00000000">
        <w:rPr>
          <w:rtl w:val="0"/>
        </w:rPr>
        <w:t xml:space="preserve">Necessário que a plataforma, esteja pronta para trabalhar com os seguintes tipos de menus:  </w:t>
      </w:r>
    </w:p>
    <w:p w:rsidR="00000000" w:rsidDel="00000000" w:rsidP="00000000" w:rsidRDefault="00000000" w:rsidRPr="00000000" w14:paraId="00000473">
      <w:pPr>
        <w:shd w:fill="ffffff" w:val="clear"/>
        <w:spacing w:after="160" w:lineRule="auto"/>
        <w:rPr/>
      </w:pPr>
      <w:r w:rsidDel="00000000" w:rsidR="00000000" w:rsidRPr="00000000">
        <w:rPr>
          <w:rtl w:val="0"/>
        </w:rPr>
        <w:t xml:space="preserve">Texto, sanduiche, botões e avançado </w:t>
      </w:r>
    </w:p>
    <w:p w:rsidR="00000000" w:rsidDel="00000000" w:rsidP="00000000" w:rsidRDefault="00000000" w:rsidRPr="00000000" w14:paraId="00000474">
      <w:pPr>
        <w:numPr>
          <w:ilvl w:val="0"/>
          <w:numId w:val="37"/>
        </w:numPr>
        <w:spacing w:after="0" w:lineRule="auto"/>
        <w:ind w:left="1080" w:hanging="360"/>
        <w:jc w:val="left"/>
        <w:rPr/>
      </w:pPr>
      <w:r w:rsidDel="00000000" w:rsidR="00000000" w:rsidRPr="00000000">
        <w:rPr>
          <w:rtl w:val="0"/>
        </w:rPr>
        <w:t xml:space="preserve">Texto </w:t>
      </w:r>
    </w:p>
    <w:p w:rsidR="00000000" w:rsidDel="00000000" w:rsidP="00000000" w:rsidRDefault="00000000" w:rsidRPr="00000000" w14:paraId="00000475">
      <w:pPr>
        <w:shd w:fill="ffffff" w:val="clear"/>
        <w:spacing w:after="0" w:lineRule="auto"/>
        <w:ind w:left="720" w:firstLine="0"/>
        <w:rPr/>
      </w:pPr>
      <w:r w:rsidDel="00000000" w:rsidR="00000000" w:rsidRPr="00000000">
        <w:rPr>
          <w:rtl w:val="0"/>
        </w:rPr>
        <w:t xml:space="preserve"> </w:t>
      </w:r>
    </w:p>
    <w:p w:rsidR="00000000" w:rsidDel="00000000" w:rsidP="00000000" w:rsidRDefault="00000000" w:rsidRPr="00000000" w14:paraId="00000476">
      <w:pPr>
        <w:shd w:fill="ffffff" w:val="clear"/>
        <w:spacing w:after="0" w:lineRule="auto"/>
        <w:ind w:left="720" w:firstLine="0"/>
        <w:rPr/>
      </w:pPr>
      <w:r w:rsidDel="00000000" w:rsidR="00000000" w:rsidRPr="00000000">
        <w:rPr/>
        <w:drawing>
          <wp:inline distB="114300" distT="114300" distL="114300" distR="114300">
            <wp:extent cx="2133600" cy="1625600"/>
            <wp:effectExtent b="0" l="0" r="0" t="0"/>
            <wp:docPr descr="Interface gráfica do usuário, Texto, Aplicativo, chat ou mensagem de texto&#10;&#10;Descrição gerada automaticamente" id="35" name="image3.png"/>
            <a:graphic>
              <a:graphicData uri="http://schemas.openxmlformats.org/drawingml/2006/picture">
                <pic:pic>
                  <pic:nvPicPr>
                    <pic:cNvPr descr="Interface gráfica do usuário, Texto, Aplicativo, chat ou mensagem de texto&#10;&#10;Descrição gerada automaticamente" id="0" name="image3.png"/>
                    <pic:cNvPicPr preferRelativeResize="0"/>
                  </pic:nvPicPr>
                  <pic:blipFill>
                    <a:blip r:embed="rId11"/>
                    <a:srcRect b="0" l="0" r="0" t="0"/>
                    <a:stretch>
                      <a:fillRect/>
                    </a:stretch>
                  </pic:blipFill>
                  <pic:spPr>
                    <a:xfrm>
                      <a:off x="0" y="0"/>
                      <a:ext cx="213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shd w:fill="ffffff" w:val="clear"/>
        <w:spacing w:after="0" w:lineRule="auto"/>
        <w:ind w:left="720" w:firstLine="0"/>
        <w:rPr/>
      </w:pPr>
      <w:r w:rsidDel="00000000" w:rsidR="00000000" w:rsidRPr="00000000">
        <w:rPr>
          <w:rtl w:val="0"/>
        </w:rPr>
        <w:t xml:space="preserve"> </w:t>
      </w:r>
    </w:p>
    <w:p w:rsidR="00000000" w:rsidDel="00000000" w:rsidP="00000000" w:rsidRDefault="00000000" w:rsidRPr="00000000" w14:paraId="00000478">
      <w:pPr>
        <w:shd w:fill="ffffff" w:val="clear"/>
        <w:spacing w:after="0" w:lineRule="auto"/>
        <w:ind w:left="720" w:firstLine="0"/>
        <w:rPr/>
      </w:pPr>
      <w:r w:rsidDel="00000000" w:rsidR="00000000" w:rsidRPr="00000000">
        <w:rPr>
          <w:rtl w:val="0"/>
        </w:rPr>
        <w:t xml:space="preserve"> </w:t>
      </w:r>
    </w:p>
    <w:p w:rsidR="00000000" w:rsidDel="00000000" w:rsidP="00000000" w:rsidRDefault="00000000" w:rsidRPr="00000000" w14:paraId="00000479">
      <w:pPr>
        <w:numPr>
          <w:ilvl w:val="0"/>
          <w:numId w:val="351"/>
        </w:numPr>
        <w:spacing w:after="0" w:lineRule="auto"/>
        <w:ind w:left="1080" w:hanging="360"/>
        <w:jc w:val="left"/>
        <w:rPr/>
      </w:pPr>
      <w:r w:rsidDel="00000000" w:rsidR="00000000" w:rsidRPr="00000000">
        <w:rPr>
          <w:rtl w:val="0"/>
        </w:rPr>
        <w:t xml:space="preserve">Sanduiche </w:t>
      </w:r>
    </w:p>
    <w:p w:rsidR="00000000" w:rsidDel="00000000" w:rsidP="00000000" w:rsidRDefault="00000000" w:rsidRPr="00000000" w14:paraId="0000047A">
      <w:pPr>
        <w:shd w:fill="ffffff" w:val="clear"/>
        <w:spacing w:after="0" w:lineRule="auto"/>
        <w:ind w:left="720" w:firstLine="0"/>
        <w:rPr/>
      </w:pPr>
      <w:r w:rsidDel="00000000" w:rsidR="00000000" w:rsidRPr="00000000">
        <w:rPr>
          <w:rtl w:val="0"/>
        </w:rPr>
        <w:t xml:space="preserve"> </w:t>
      </w:r>
    </w:p>
    <w:p w:rsidR="00000000" w:rsidDel="00000000" w:rsidP="00000000" w:rsidRDefault="00000000" w:rsidRPr="00000000" w14:paraId="0000047B">
      <w:pPr>
        <w:shd w:fill="ffffff" w:val="clear"/>
        <w:spacing w:after="0" w:lineRule="auto"/>
        <w:ind w:left="720" w:firstLine="0"/>
        <w:rPr/>
      </w:pPr>
      <w:r w:rsidDel="00000000" w:rsidR="00000000" w:rsidRPr="00000000">
        <w:rPr/>
        <w:drawing>
          <wp:inline distB="114300" distT="114300" distL="114300" distR="114300">
            <wp:extent cx="1778000" cy="1828800"/>
            <wp:effectExtent b="0" l="0" r="0" t="0"/>
            <wp:docPr descr="Interface gráfica do usuário, Texto, Aplicativo&#10;&#10;Descrição gerada automaticamente" id="38" name="image1.png"/>
            <a:graphic>
              <a:graphicData uri="http://schemas.openxmlformats.org/drawingml/2006/picture">
                <pic:pic>
                  <pic:nvPicPr>
                    <pic:cNvPr descr="Interface gráfica do usuário, Texto, Aplicativo&#10;&#10;Descrição gerada automaticamente" id="0" name="image1.png"/>
                    <pic:cNvPicPr preferRelativeResize="0"/>
                  </pic:nvPicPr>
                  <pic:blipFill>
                    <a:blip r:embed="rId12"/>
                    <a:srcRect b="0" l="0" r="0" t="0"/>
                    <a:stretch>
                      <a:fillRect/>
                    </a:stretch>
                  </pic:blipFill>
                  <pic:spPr>
                    <a:xfrm>
                      <a:off x="0" y="0"/>
                      <a:ext cx="17780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shd w:fill="ffffff" w:val="clear"/>
        <w:spacing w:after="0" w:lineRule="auto"/>
        <w:ind w:left="720" w:firstLine="0"/>
        <w:rPr/>
      </w:pPr>
      <w:r w:rsidDel="00000000" w:rsidR="00000000" w:rsidRPr="00000000">
        <w:rPr>
          <w:rtl w:val="0"/>
        </w:rPr>
        <w:t xml:space="preserve"> </w:t>
      </w:r>
    </w:p>
    <w:p w:rsidR="00000000" w:rsidDel="00000000" w:rsidP="00000000" w:rsidRDefault="00000000" w:rsidRPr="00000000" w14:paraId="0000047D">
      <w:pPr>
        <w:numPr>
          <w:ilvl w:val="0"/>
          <w:numId w:val="30"/>
        </w:numPr>
        <w:spacing w:after="0" w:lineRule="auto"/>
        <w:ind w:left="1080" w:hanging="360"/>
        <w:jc w:val="left"/>
        <w:rPr/>
      </w:pPr>
      <w:r w:rsidDel="00000000" w:rsidR="00000000" w:rsidRPr="00000000">
        <w:rPr>
          <w:rtl w:val="0"/>
        </w:rPr>
        <w:t xml:space="preserve">Botões  </w:t>
      </w:r>
    </w:p>
    <w:p w:rsidR="00000000" w:rsidDel="00000000" w:rsidP="00000000" w:rsidRDefault="00000000" w:rsidRPr="00000000" w14:paraId="0000047E">
      <w:pPr>
        <w:shd w:fill="ffffff" w:val="clear"/>
        <w:spacing w:after="0" w:lineRule="auto"/>
        <w:ind w:left="720" w:firstLine="0"/>
        <w:rPr/>
      </w:pPr>
      <w:r w:rsidDel="00000000" w:rsidR="00000000" w:rsidRPr="00000000">
        <w:rPr>
          <w:rtl w:val="0"/>
        </w:rPr>
        <w:t xml:space="preserve"> </w:t>
      </w:r>
    </w:p>
    <w:p w:rsidR="00000000" w:rsidDel="00000000" w:rsidP="00000000" w:rsidRDefault="00000000" w:rsidRPr="00000000" w14:paraId="0000047F">
      <w:pPr>
        <w:shd w:fill="ffffff" w:val="clear"/>
        <w:spacing w:after="0" w:lineRule="auto"/>
        <w:ind w:left="720" w:firstLine="0"/>
        <w:rPr/>
      </w:pPr>
      <w:r w:rsidDel="00000000" w:rsidR="00000000" w:rsidRPr="00000000">
        <w:rPr/>
        <w:drawing>
          <wp:inline distB="114300" distT="114300" distL="114300" distR="114300">
            <wp:extent cx="1816100" cy="2082800"/>
            <wp:effectExtent b="0" l="0" r="0" t="0"/>
            <wp:docPr descr="Tabela&#10;&#10;Descrição gerada automaticamente" id="37" name="image9.png"/>
            <a:graphic>
              <a:graphicData uri="http://schemas.openxmlformats.org/drawingml/2006/picture">
                <pic:pic>
                  <pic:nvPicPr>
                    <pic:cNvPr descr="Tabela&#10;&#10;Descrição gerada automaticamente" id="0" name="image9.png"/>
                    <pic:cNvPicPr preferRelativeResize="0"/>
                  </pic:nvPicPr>
                  <pic:blipFill>
                    <a:blip r:embed="rId13"/>
                    <a:srcRect b="0" l="0" r="0" t="0"/>
                    <a:stretch>
                      <a:fillRect/>
                    </a:stretch>
                  </pic:blipFill>
                  <pic:spPr>
                    <a:xfrm>
                      <a:off x="0" y="0"/>
                      <a:ext cx="18161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shd w:fill="ffffff" w:val="clear"/>
        <w:spacing w:after="0" w:lineRule="auto"/>
        <w:ind w:left="720" w:firstLine="0"/>
        <w:rPr>
          <w:color w:val="ff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81">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m5b09hqwlpo2" w:id="33"/>
      <w:bookmarkEnd w:id="33"/>
      <w:r w:rsidDel="00000000" w:rsidR="00000000" w:rsidRPr="00000000">
        <w:rPr>
          <w:color w:val="000000"/>
          <w:sz w:val="18"/>
          <w:szCs w:val="18"/>
          <w:rtl w:val="0"/>
        </w:rPr>
        <w:t xml:space="preserve">REQ 28 - Opt-in e opt-out na mudança de número:</w:t>
      </w:r>
      <w:r w:rsidDel="00000000" w:rsidR="00000000" w:rsidRPr="00000000">
        <w:rPr>
          <w:b w:val="0"/>
          <w:color w:val="000000"/>
          <w:sz w:val="18"/>
          <w:szCs w:val="18"/>
          <w:rtl w:val="0"/>
        </w:rPr>
        <w:t xml:space="preserve"> </w:t>
      </w:r>
    </w:p>
    <w:p w:rsidR="00000000" w:rsidDel="00000000" w:rsidP="00000000" w:rsidRDefault="00000000" w:rsidRPr="00000000" w14:paraId="00000482">
      <w:pPr>
        <w:shd w:fill="ffffff" w:val="clear"/>
        <w:spacing w:after="160" w:lineRule="auto"/>
        <w:rPr/>
      </w:pPr>
      <w:r w:rsidDel="00000000" w:rsidR="00000000" w:rsidRPr="00000000">
        <w:rPr>
          <w:rtl w:val="0"/>
        </w:rPr>
        <w:t xml:space="preserve">Como decisão de negócio, não iremos consultar a base de opt-in para realizar envios de mensagens aos nossos associados, só iremos validar se o usuário fez o opt-out e caso esteja na base, não enviaremos.  </w:t>
      </w:r>
    </w:p>
    <w:p w:rsidR="00000000" w:rsidDel="00000000" w:rsidP="00000000" w:rsidRDefault="00000000" w:rsidRPr="00000000" w14:paraId="00000483">
      <w:pPr>
        <w:shd w:fill="ffffff" w:val="clear"/>
        <w:spacing w:after="160" w:lineRule="auto"/>
        <w:rPr/>
      </w:pPr>
      <w:r w:rsidDel="00000000" w:rsidR="00000000" w:rsidRPr="00000000">
        <w:rPr>
          <w:rtl w:val="0"/>
        </w:rPr>
        <w:t xml:space="preserve">Todo o não envio de mensagem precisa aparecer no front do usuário e constar nos relatórios (salvar o evento e o motivo do não envio); </w:t>
      </w:r>
    </w:p>
    <w:p w:rsidR="00000000" w:rsidDel="00000000" w:rsidP="00000000" w:rsidRDefault="00000000" w:rsidRPr="00000000" w14:paraId="00000484">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qn65crbmygrr" w:id="34"/>
      <w:bookmarkEnd w:id="34"/>
      <w:r w:rsidDel="00000000" w:rsidR="00000000" w:rsidRPr="00000000">
        <w:rPr>
          <w:color w:val="000000"/>
          <w:sz w:val="18"/>
          <w:szCs w:val="18"/>
          <w:rtl w:val="0"/>
        </w:rPr>
        <w:t xml:space="preserve">REQ 06 - Respostas rápidas</w:t>
      </w:r>
      <w:r w:rsidDel="00000000" w:rsidR="00000000" w:rsidRPr="00000000">
        <w:rPr>
          <w:b w:val="0"/>
          <w:color w:val="000000"/>
          <w:sz w:val="18"/>
          <w:szCs w:val="18"/>
          <w:rtl w:val="0"/>
        </w:rPr>
        <w:t xml:space="preserve"> </w:t>
      </w:r>
    </w:p>
    <w:p w:rsidR="00000000" w:rsidDel="00000000" w:rsidP="00000000" w:rsidRDefault="00000000" w:rsidRPr="00000000" w14:paraId="00000485">
      <w:pPr>
        <w:shd w:fill="ffffff" w:val="clear"/>
        <w:spacing w:after="160" w:lineRule="auto"/>
        <w:rPr/>
      </w:pPr>
      <w:r w:rsidDel="00000000" w:rsidR="00000000" w:rsidRPr="00000000">
        <w:rPr>
          <w:rtl w:val="0"/>
        </w:rPr>
        <w:t xml:space="preserve">Possibilidade de criar respostas rápidas (atalhos) </w:t>
      </w:r>
    </w:p>
    <w:p w:rsidR="00000000" w:rsidDel="00000000" w:rsidP="00000000" w:rsidRDefault="00000000" w:rsidRPr="00000000" w14:paraId="00000486">
      <w:pPr>
        <w:shd w:fill="ffffff" w:val="clear"/>
        <w:spacing w:after="160" w:lineRule="auto"/>
        <w:rPr/>
      </w:pPr>
      <w:r w:rsidDel="00000000" w:rsidR="00000000" w:rsidRPr="00000000">
        <w:rPr>
          <w:rtl w:val="0"/>
        </w:rPr>
        <w:t xml:space="preserve">As repostas rápidas são criadas de acordo com o grupo que o colaborador está vinculado, e esse não pode ser visto por outro a não ser que esteja dentro da </w:t>
      </w:r>
      <w:r w:rsidDel="00000000" w:rsidR="00000000" w:rsidRPr="00000000">
        <w:rPr>
          <w:b w:val="1"/>
          <w:rtl w:val="0"/>
        </w:rPr>
        <w:t xml:space="preserve">hierarquia</w:t>
      </w:r>
      <w:r w:rsidDel="00000000" w:rsidR="00000000" w:rsidRPr="00000000">
        <w:rPr>
          <w:rtl w:val="0"/>
        </w:rPr>
        <w:t xml:space="preserve">.  </w:t>
      </w:r>
    </w:p>
    <w:p w:rsidR="00000000" w:rsidDel="00000000" w:rsidP="00000000" w:rsidRDefault="00000000" w:rsidRPr="00000000" w14:paraId="00000487">
      <w:pPr>
        <w:shd w:fill="ffffff" w:val="clear"/>
        <w:spacing w:after="160" w:lineRule="auto"/>
        <w:rPr/>
      </w:pPr>
      <w:r w:rsidDel="00000000" w:rsidR="00000000" w:rsidRPr="00000000">
        <w:rPr>
          <w:rtl w:val="0"/>
        </w:rPr>
        <w:t xml:space="preserve">Se o colaborador que está dentro de um grupo de cooperativa (Sede) e cria a resposta rápida, os grupos abaixo desta </w:t>
      </w:r>
      <w:r w:rsidDel="00000000" w:rsidR="00000000" w:rsidRPr="00000000">
        <w:rPr>
          <w:b w:val="1"/>
          <w:rtl w:val="0"/>
        </w:rPr>
        <w:t xml:space="preserve">hierarquia</w:t>
      </w:r>
      <w:r w:rsidDel="00000000" w:rsidR="00000000" w:rsidRPr="00000000">
        <w:rPr>
          <w:rtl w:val="0"/>
        </w:rPr>
        <w:t xml:space="preserve"> terão acesso para a utilização do atalho, já se for criado pela agência, somente colaboradores do grupo daquela agência em específico terão acesso para a utilização.  </w:t>
      </w:r>
    </w:p>
    <w:p w:rsidR="00000000" w:rsidDel="00000000" w:rsidP="00000000" w:rsidRDefault="00000000" w:rsidRPr="00000000" w14:paraId="00000488">
      <w:pPr>
        <w:shd w:fill="ffffff" w:val="clear"/>
        <w:spacing w:after="160" w:lineRule="auto"/>
        <w:rPr/>
      </w:pPr>
      <w:r w:rsidDel="00000000" w:rsidR="00000000" w:rsidRPr="00000000">
        <w:rPr>
          <w:b w:val="1"/>
          <w:rtl w:val="0"/>
        </w:rPr>
        <w:t xml:space="preserve">Detalhes</w:t>
      </w:r>
      <w:r w:rsidDel="00000000" w:rsidR="00000000" w:rsidRPr="00000000">
        <w:rPr>
          <w:rtl w:val="0"/>
        </w:rPr>
        <w:t xml:space="preserve">:  </w:t>
      </w:r>
    </w:p>
    <w:p w:rsidR="00000000" w:rsidDel="00000000" w:rsidP="00000000" w:rsidRDefault="00000000" w:rsidRPr="00000000" w14:paraId="00000489">
      <w:pPr>
        <w:numPr>
          <w:ilvl w:val="0"/>
          <w:numId w:val="175"/>
        </w:numPr>
        <w:spacing w:after="0" w:lineRule="auto"/>
        <w:ind w:left="1080" w:hanging="360"/>
        <w:jc w:val="left"/>
        <w:rPr/>
      </w:pPr>
      <w:r w:rsidDel="00000000" w:rsidR="00000000" w:rsidRPr="00000000">
        <w:rPr>
          <w:rtl w:val="0"/>
        </w:rPr>
        <w:t xml:space="preserve">Grupo já vem pré-definido de acordo com o grupo do colaborador </w:t>
      </w:r>
    </w:p>
    <w:p w:rsidR="00000000" w:rsidDel="00000000" w:rsidP="00000000" w:rsidRDefault="00000000" w:rsidRPr="00000000" w14:paraId="0000048A">
      <w:pPr>
        <w:numPr>
          <w:ilvl w:val="0"/>
          <w:numId w:val="250"/>
        </w:numPr>
        <w:spacing w:after="0" w:lineRule="auto"/>
        <w:ind w:left="1080" w:hanging="360"/>
        <w:jc w:val="left"/>
        <w:rPr/>
      </w:pPr>
      <w:r w:rsidDel="00000000" w:rsidR="00000000" w:rsidRPr="00000000">
        <w:rPr>
          <w:rtl w:val="0"/>
        </w:rPr>
        <w:t xml:space="preserve">Pode ser definido que o atalho seja para todo o grupo ou para um fila em específica.  </w:t>
      </w:r>
    </w:p>
    <w:p w:rsidR="00000000" w:rsidDel="00000000" w:rsidP="00000000" w:rsidRDefault="00000000" w:rsidRPr="00000000" w14:paraId="0000048B">
      <w:pPr>
        <w:numPr>
          <w:ilvl w:val="0"/>
          <w:numId w:val="276"/>
        </w:numPr>
        <w:spacing w:after="0" w:lineRule="auto"/>
        <w:ind w:left="1080" w:hanging="360"/>
        <w:jc w:val="left"/>
        <w:rPr/>
      </w:pPr>
      <w:r w:rsidDel="00000000" w:rsidR="00000000" w:rsidRPr="00000000">
        <w:rPr>
          <w:rtl w:val="0"/>
        </w:rPr>
        <w:t xml:space="preserve">Atalhos criados pelo um colaborador de agência pode ser gerido por um colaborador da sede, que pode fazer edição e exclusão deste.  </w:t>
      </w:r>
    </w:p>
    <w:p w:rsidR="00000000" w:rsidDel="00000000" w:rsidP="00000000" w:rsidRDefault="00000000" w:rsidRPr="00000000" w14:paraId="0000048C">
      <w:pPr>
        <w:pStyle w:val="Heading2"/>
        <w:numPr>
          <w:ilvl w:val="1"/>
          <w:numId w:val="205"/>
        </w:numPr>
        <w:shd w:fill="ffffff" w:val="clear"/>
        <w:spacing w:after="160" w:before="360" w:line="276" w:lineRule="auto"/>
        <w:ind w:left="0" w:firstLine="0"/>
        <w:rPr>
          <w:b w:val="0"/>
          <w:color w:val="000000"/>
          <w:sz w:val="18"/>
          <w:szCs w:val="18"/>
        </w:rPr>
      </w:pPr>
      <w:bookmarkStart w:colFirst="0" w:colLast="0" w:name="_heading=h.9ncgbdnskoip" w:id="35"/>
      <w:bookmarkEnd w:id="35"/>
      <w:r w:rsidDel="00000000" w:rsidR="00000000" w:rsidRPr="00000000">
        <w:rPr>
          <w:color w:val="000000"/>
          <w:sz w:val="18"/>
          <w:szCs w:val="18"/>
          <w:rtl w:val="0"/>
        </w:rPr>
        <w:t xml:space="preserve">REQ 30 - Usuários cadastrados</w:t>
      </w:r>
      <w:r w:rsidDel="00000000" w:rsidR="00000000" w:rsidRPr="00000000">
        <w:rPr>
          <w:b w:val="0"/>
          <w:color w:val="000000"/>
          <w:sz w:val="18"/>
          <w:szCs w:val="18"/>
          <w:rtl w:val="0"/>
        </w:rPr>
        <w:t xml:space="preserve"> </w:t>
      </w:r>
    </w:p>
    <w:p w:rsidR="00000000" w:rsidDel="00000000" w:rsidP="00000000" w:rsidRDefault="00000000" w:rsidRPr="00000000" w14:paraId="0000048D">
      <w:pPr>
        <w:shd w:fill="ffffff" w:val="clear"/>
        <w:spacing w:after="160" w:lineRule="auto"/>
        <w:rPr/>
      </w:pPr>
      <w:r w:rsidDel="00000000" w:rsidR="00000000" w:rsidRPr="00000000">
        <w:rPr>
          <w:rtl w:val="0"/>
        </w:rPr>
        <w:t xml:space="preserve">O Cadastro de usuário é feito diretamente na plataforma, ele pode ser criado por um perfil de administrador.  </w:t>
      </w:r>
    </w:p>
    <w:p w:rsidR="00000000" w:rsidDel="00000000" w:rsidP="00000000" w:rsidRDefault="00000000" w:rsidRPr="00000000" w14:paraId="0000048E">
      <w:pPr>
        <w:shd w:fill="ffffff" w:val="clear"/>
        <w:spacing w:after="160" w:lineRule="auto"/>
        <w:rPr/>
      </w:pPr>
      <w:r w:rsidDel="00000000" w:rsidR="00000000" w:rsidRPr="00000000">
        <w:rPr>
          <w:rtl w:val="0"/>
        </w:rPr>
        <w:t xml:space="preserve">Para a criação é utilizado o e-mail de domínio Sicredi e esse é utilizado para acesso junto com a senha de rede (mesma de acesso ao computador).  Durante a criação do usuário é definido o grupo (entidade), as filas de atendimento, a prioridade de atendimento, a quantidade de slots e a função que esse usuário terá na plataforma. </w:t>
      </w:r>
    </w:p>
    <w:p w:rsidR="00000000" w:rsidDel="00000000" w:rsidP="00000000" w:rsidRDefault="00000000" w:rsidRPr="00000000" w14:paraId="0000048F">
      <w:pPr>
        <w:shd w:fill="ffffff" w:val="clear"/>
        <w:spacing w:after="160" w:lineRule="auto"/>
        <w:rPr/>
      </w:pPr>
      <w:r w:rsidDel="00000000" w:rsidR="00000000" w:rsidRPr="00000000">
        <w:rPr>
          <w:b w:val="1"/>
          <w:rtl w:val="0"/>
        </w:rPr>
        <w:t xml:space="preserve">Grupo</w:t>
      </w:r>
      <w:r w:rsidDel="00000000" w:rsidR="00000000" w:rsidRPr="00000000">
        <w:rPr>
          <w:rtl w:val="0"/>
        </w:rPr>
        <w:t xml:space="preserve">: Pode ser vinculado mais de um grupo para o usuário, desde que esse esteja dendro da mesma hierarquia:  </w:t>
      </w:r>
    </w:p>
    <w:p w:rsidR="00000000" w:rsidDel="00000000" w:rsidP="00000000" w:rsidRDefault="00000000" w:rsidRPr="00000000" w14:paraId="00000490">
      <w:pPr>
        <w:shd w:fill="ffffff" w:val="clear"/>
        <w:spacing w:after="160" w:lineRule="auto"/>
        <w:rPr/>
      </w:pPr>
      <w:r w:rsidDel="00000000" w:rsidR="00000000" w:rsidRPr="00000000">
        <w:rPr>
          <w:b w:val="1"/>
          <w:rtl w:val="0"/>
        </w:rPr>
        <w:t xml:space="preserve">Fila</w:t>
      </w:r>
      <w:r w:rsidDel="00000000" w:rsidR="00000000" w:rsidRPr="00000000">
        <w:rPr>
          <w:rtl w:val="0"/>
        </w:rPr>
        <w:t xml:space="preserve">: Pode ficar vinculado a quantas filas forem necessários, caso o colaborador não fique vinculado a nenhuma fila ele herda todas as filas dos grupos ao qual pertence. As filas exibidas para serem vinculadas são somente as filas pertencentes aos grupos que o usuário está vinculado.  </w:t>
      </w:r>
    </w:p>
    <w:p w:rsidR="00000000" w:rsidDel="00000000" w:rsidP="00000000" w:rsidRDefault="00000000" w:rsidRPr="00000000" w14:paraId="00000491">
      <w:pPr>
        <w:shd w:fill="ffffff" w:val="clear"/>
        <w:spacing w:after="160" w:lineRule="auto"/>
        <w:rPr/>
      </w:pPr>
      <w:r w:rsidDel="00000000" w:rsidR="00000000" w:rsidRPr="00000000">
        <w:rPr>
          <w:b w:val="1"/>
          <w:rtl w:val="0"/>
        </w:rPr>
        <w:t xml:space="preserve">Prioridade</w:t>
      </w:r>
      <w:r w:rsidDel="00000000" w:rsidR="00000000" w:rsidRPr="00000000">
        <w:rPr>
          <w:rtl w:val="0"/>
        </w:rPr>
        <w:t xml:space="preserve">: A prioridade pode ser definida como, alta, normal, baixa ou nunca </w:t>
      </w:r>
    </w:p>
    <w:p w:rsidR="00000000" w:rsidDel="00000000" w:rsidP="00000000" w:rsidRDefault="00000000" w:rsidRPr="00000000" w14:paraId="00000492">
      <w:pPr>
        <w:numPr>
          <w:ilvl w:val="0"/>
          <w:numId w:val="180"/>
        </w:numPr>
        <w:spacing w:after="0" w:lineRule="auto"/>
        <w:ind w:left="1080" w:hanging="360"/>
        <w:jc w:val="left"/>
        <w:rPr/>
      </w:pPr>
      <w:r w:rsidDel="00000000" w:rsidR="00000000" w:rsidRPr="00000000">
        <w:rPr>
          <w:rtl w:val="0"/>
        </w:rPr>
        <w:t xml:space="preserve">Alta: tem prioridade em receber os atendimentos. </w:t>
      </w:r>
    </w:p>
    <w:p w:rsidR="00000000" w:rsidDel="00000000" w:rsidP="00000000" w:rsidRDefault="00000000" w:rsidRPr="00000000" w14:paraId="00000493">
      <w:pPr>
        <w:numPr>
          <w:ilvl w:val="0"/>
          <w:numId w:val="285"/>
        </w:numPr>
        <w:spacing w:after="0" w:lineRule="auto"/>
        <w:ind w:left="1080" w:hanging="360"/>
        <w:jc w:val="left"/>
        <w:rPr/>
      </w:pPr>
      <w:r w:rsidDel="00000000" w:rsidR="00000000" w:rsidRPr="00000000">
        <w:rPr>
          <w:rtl w:val="0"/>
        </w:rPr>
        <w:t xml:space="preserve">Normal: o atendimento é dividido de forma igualitária aos usuários  </w:t>
      </w:r>
    </w:p>
    <w:p w:rsidR="00000000" w:rsidDel="00000000" w:rsidP="00000000" w:rsidRDefault="00000000" w:rsidRPr="00000000" w14:paraId="00000494">
      <w:pPr>
        <w:numPr>
          <w:ilvl w:val="0"/>
          <w:numId w:val="46"/>
        </w:numPr>
        <w:spacing w:after="0" w:lineRule="auto"/>
        <w:ind w:left="1080" w:hanging="360"/>
        <w:jc w:val="left"/>
        <w:rPr/>
      </w:pPr>
      <w:r w:rsidDel="00000000" w:rsidR="00000000" w:rsidRPr="00000000">
        <w:rPr>
          <w:rtl w:val="0"/>
        </w:rPr>
        <w:t xml:space="preserve">Baixa: somente recebe atendimento caso as demais prioridades não estiverem com disponibilidades de slots vagos para recebimento.  </w:t>
      </w:r>
    </w:p>
    <w:p w:rsidR="00000000" w:rsidDel="00000000" w:rsidP="00000000" w:rsidRDefault="00000000" w:rsidRPr="00000000" w14:paraId="00000495">
      <w:pPr>
        <w:numPr>
          <w:ilvl w:val="0"/>
          <w:numId w:val="348"/>
        </w:numPr>
        <w:spacing w:after="0" w:lineRule="auto"/>
        <w:ind w:left="1080" w:hanging="360"/>
        <w:jc w:val="left"/>
        <w:rPr/>
      </w:pPr>
      <w:r w:rsidDel="00000000" w:rsidR="00000000" w:rsidRPr="00000000">
        <w:rPr>
          <w:rtl w:val="0"/>
        </w:rPr>
        <w:t xml:space="preserve">Nunca: Não recebe nenhum atendimento de forma automática, somente atendimentos que são transferidos por um outro usuário ou atendimentos atribuídos de forma manual (buscar atendimento na fila) </w:t>
      </w:r>
    </w:p>
    <w:p w:rsidR="00000000" w:rsidDel="00000000" w:rsidP="00000000" w:rsidRDefault="00000000" w:rsidRPr="00000000" w14:paraId="00000496">
      <w:pPr>
        <w:shd w:fill="ffffff" w:val="clear"/>
        <w:spacing w:after="160" w:lineRule="auto"/>
        <w:rPr/>
      </w:pPr>
      <w:r w:rsidDel="00000000" w:rsidR="00000000" w:rsidRPr="00000000">
        <w:rPr>
          <w:b w:val="1"/>
          <w:rtl w:val="0"/>
        </w:rPr>
        <w:t xml:space="preserve">Função</w:t>
      </w:r>
      <w:r w:rsidDel="00000000" w:rsidR="00000000" w:rsidRPr="00000000">
        <w:rPr>
          <w:rtl w:val="0"/>
        </w:rPr>
        <w:t xml:space="preserve">: são as funcionalidades que o usuário terá dentro da plataforma.  </w:t>
      </w:r>
    </w:p>
    <w:p w:rsidR="00000000" w:rsidDel="00000000" w:rsidP="00000000" w:rsidRDefault="00000000" w:rsidRPr="00000000" w14:paraId="00000497">
      <w:pPr>
        <w:numPr>
          <w:ilvl w:val="0"/>
          <w:numId w:val="273"/>
        </w:numPr>
        <w:spacing w:after="0" w:lineRule="auto"/>
        <w:ind w:left="1080" w:hanging="360"/>
        <w:jc w:val="left"/>
        <w:rPr/>
      </w:pPr>
      <w:r w:rsidDel="00000000" w:rsidR="00000000" w:rsidRPr="00000000">
        <w:rPr>
          <w:b w:val="1"/>
          <w:rtl w:val="0"/>
        </w:rPr>
        <w:t xml:space="preserve">Super administrador: </w:t>
      </w:r>
      <w:r w:rsidDel="00000000" w:rsidR="00000000" w:rsidRPr="00000000">
        <w:rPr>
          <w:rtl w:val="0"/>
        </w:rPr>
        <w:t xml:space="preserve">tem acesso a todas as funcionalidades da plataforma e tem administração sobre os demais perfis, consegue criar, editar e excluir usuários em qualquer grupo.  </w:t>
      </w:r>
    </w:p>
    <w:p w:rsidR="00000000" w:rsidDel="00000000" w:rsidP="00000000" w:rsidRDefault="00000000" w:rsidRPr="00000000" w14:paraId="00000498">
      <w:pPr>
        <w:numPr>
          <w:ilvl w:val="0"/>
          <w:numId w:val="298"/>
        </w:numPr>
        <w:spacing w:after="0" w:lineRule="auto"/>
        <w:ind w:left="1080" w:hanging="360"/>
        <w:jc w:val="left"/>
        <w:rPr/>
      </w:pPr>
      <w:r w:rsidDel="00000000" w:rsidR="00000000" w:rsidRPr="00000000">
        <w:rPr>
          <w:b w:val="1"/>
          <w:rtl w:val="0"/>
        </w:rPr>
        <w:t xml:space="preserve">Admin Sicredi</w:t>
      </w:r>
      <w:r w:rsidDel="00000000" w:rsidR="00000000" w:rsidRPr="00000000">
        <w:rPr>
          <w:rtl w:val="0"/>
        </w:rPr>
        <w:t xml:space="preserve">: funcionalidade semelhantes à do super administrador, consegue criar, editar e excluir usuários de qualquer de qualquer grupo abaixo.</w:t>
      </w: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499">
      <w:pPr>
        <w:numPr>
          <w:ilvl w:val="0"/>
          <w:numId w:val="26"/>
        </w:numPr>
        <w:spacing w:after="0" w:lineRule="auto"/>
        <w:ind w:left="1080" w:hanging="360"/>
        <w:jc w:val="left"/>
        <w:rPr/>
      </w:pPr>
      <w:r w:rsidDel="00000000" w:rsidR="00000000" w:rsidRPr="00000000">
        <w:rPr>
          <w:b w:val="1"/>
          <w:rtl w:val="0"/>
        </w:rPr>
        <w:t xml:space="preserve">Admin Cooperativa: </w:t>
      </w:r>
      <w:r w:rsidDel="00000000" w:rsidR="00000000" w:rsidRPr="00000000">
        <w:rPr>
          <w:rtl w:val="0"/>
        </w:rPr>
        <w:t xml:space="preserve">Consegue, criar, editar e excluir usuários de seu grupo e grupos dentro de sua hierarquia. </w:t>
      </w:r>
    </w:p>
    <w:p w:rsidR="00000000" w:rsidDel="00000000" w:rsidP="00000000" w:rsidRDefault="00000000" w:rsidRPr="00000000" w14:paraId="0000049A">
      <w:pPr>
        <w:numPr>
          <w:ilvl w:val="0"/>
          <w:numId w:val="87"/>
        </w:numPr>
        <w:spacing w:after="0" w:lineRule="auto"/>
        <w:ind w:left="1080" w:hanging="360"/>
        <w:jc w:val="left"/>
        <w:rPr/>
      </w:pPr>
      <w:r w:rsidDel="00000000" w:rsidR="00000000" w:rsidRPr="00000000">
        <w:rPr>
          <w:b w:val="1"/>
          <w:rtl w:val="0"/>
        </w:rPr>
        <w:t xml:space="preserve">Admin Cooperativa com vídeo:</w:t>
      </w:r>
      <w:r w:rsidDel="00000000" w:rsidR="00000000" w:rsidRPr="00000000">
        <w:rPr>
          <w:rtl w:val="0"/>
        </w:rPr>
        <w:t xml:space="preserve"> Mesmo perfil de Admin Cooperativa, porém esse possui acesso vídeo chamada e chamada de voz. </w:t>
      </w:r>
    </w:p>
    <w:p w:rsidR="00000000" w:rsidDel="00000000" w:rsidP="00000000" w:rsidRDefault="00000000" w:rsidRPr="00000000" w14:paraId="0000049B">
      <w:pPr>
        <w:numPr>
          <w:ilvl w:val="0"/>
          <w:numId w:val="34"/>
        </w:numPr>
        <w:spacing w:after="0" w:lineRule="auto"/>
        <w:ind w:left="1080" w:hanging="360"/>
        <w:jc w:val="left"/>
        <w:rPr/>
      </w:pPr>
      <w:r w:rsidDel="00000000" w:rsidR="00000000" w:rsidRPr="00000000">
        <w:rPr>
          <w:b w:val="1"/>
          <w:rtl w:val="0"/>
        </w:rPr>
        <w:t xml:space="preserve">Admin agência: </w:t>
      </w:r>
      <w:r w:rsidDel="00000000" w:rsidR="00000000" w:rsidRPr="00000000">
        <w:rPr>
          <w:rtl w:val="0"/>
        </w:rPr>
        <w:t xml:space="preserve">Consegue, criar editar e excluir usuários apenas dentro do seu grupo, não possui grupo abaixo de sua hierarquia.  </w:t>
      </w:r>
    </w:p>
    <w:p w:rsidR="00000000" w:rsidDel="00000000" w:rsidP="00000000" w:rsidRDefault="00000000" w:rsidRPr="00000000" w14:paraId="0000049C">
      <w:pPr>
        <w:numPr>
          <w:ilvl w:val="0"/>
          <w:numId w:val="191"/>
        </w:numPr>
        <w:spacing w:after="0" w:lineRule="auto"/>
        <w:ind w:left="1080" w:hanging="360"/>
        <w:jc w:val="left"/>
        <w:rPr/>
      </w:pPr>
      <w:r w:rsidDel="00000000" w:rsidR="00000000" w:rsidRPr="00000000">
        <w:rPr>
          <w:b w:val="1"/>
          <w:rtl w:val="0"/>
        </w:rPr>
        <w:t xml:space="preserve">Admin agência com vídeo: </w:t>
      </w:r>
      <w:r w:rsidDel="00000000" w:rsidR="00000000" w:rsidRPr="00000000">
        <w:rPr>
          <w:rtl w:val="0"/>
        </w:rPr>
        <w:t xml:space="preserve">Mesmo perfil de Admin agência, porém esse possui acesso vídeo chamada e chamada de voz. </w:t>
      </w:r>
    </w:p>
    <w:p w:rsidR="00000000" w:rsidDel="00000000" w:rsidP="00000000" w:rsidRDefault="00000000" w:rsidRPr="00000000" w14:paraId="0000049D">
      <w:pPr>
        <w:numPr>
          <w:ilvl w:val="0"/>
          <w:numId w:val="17"/>
        </w:numPr>
        <w:spacing w:after="0" w:lineRule="auto"/>
        <w:ind w:left="1080" w:hanging="360"/>
        <w:jc w:val="left"/>
        <w:rPr/>
      </w:pPr>
      <w:r w:rsidDel="00000000" w:rsidR="00000000" w:rsidRPr="00000000">
        <w:rPr>
          <w:b w:val="1"/>
          <w:rtl w:val="0"/>
        </w:rPr>
        <w:t xml:space="preserve">Operador: </w:t>
      </w:r>
      <w:r w:rsidDel="00000000" w:rsidR="00000000" w:rsidRPr="00000000">
        <w:rPr>
          <w:rtl w:val="0"/>
        </w:rPr>
        <w:t xml:space="preserve">Não consegue, criar e nem excluir usuários, consegue fazer edição de filas de prioridade e de slots somente do seu usuário, não consegue alterar o seu perfil.</w:t>
      </w: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49E">
      <w:pPr>
        <w:numPr>
          <w:ilvl w:val="0"/>
          <w:numId w:val="293"/>
        </w:numPr>
        <w:spacing w:after="0" w:lineRule="auto"/>
        <w:ind w:left="1080" w:hanging="360"/>
        <w:jc w:val="left"/>
        <w:rPr/>
      </w:pPr>
      <w:r w:rsidDel="00000000" w:rsidR="00000000" w:rsidRPr="00000000">
        <w:rPr>
          <w:b w:val="1"/>
          <w:rtl w:val="0"/>
        </w:rPr>
        <w:t xml:space="preserve">Operador com Vídeo:  </w:t>
      </w:r>
      <w:r w:rsidDel="00000000" w:rsidR="00000000" w:rsidRPr="00000000">
        <w:rPr>
          <w:rtl w:val="0"/>
        </w:rPr>
        <w:t xml:space="preserve">Mesmo perfil de operador, porém esse possui acesso vídeo chamada e chamada de voz; </w:t>
      </w:r>
    </w:p>
    <w:p w:rsidR="00000000" w:rsidDel="00000000" w:rsidP="00000000" w:rsidRDefault="00000000" w:rsidRPr="00000000" w14:paraId="0000049F">
      <w:pPr>
        <w:pStyle w:val="Heading2"/>
        <w:numPr>
          <w:ilvl w:val="1"/>
          <w:numId w:val="205"/>
        </w:numPr>
        <w:shd w:fill="ffffff" w:val="clear"/>
        <w:spacing w:after="160" w:before="360" w:line="276" w:lineRule="auto"/>
        <w:ind w:left="0" w:firstLine="0"/>
        <w:rPr>
          <w:b w:val="0"/>
          <w:color w:val="000000"/>
          <w:sz w:val="18"/>
          <w:szCs w:val="18"/>
        </w:rPr>
      </w:pPr>
      <w:bookmarkStart w:colFirst="0" w:colLast="0" w:name="_heading=h.h6cgkakc1lf2" w:id="36"/>
      <w:bookmarkEnd w:id="36"/>
      <w:r w:rsidDel="00000000" w:rsidR="00000000" w:rsidRPr="00000000">
        <w:rPr>
          <w:color w:val="000000"/>
          <w:sz w:val="18"/>
          <w:szCs w:val="18"/>
          <w:rtl w:val="0"/>
        </w:rPr>
        <w:t xml:space="preserve">REQ 07 - Ocultar mensagem sensível na plataforma</w:t>
      </w:r>
      <w:r w:rsidDel="00000000" w:rsidR="00000000" w:rsidRPr="00000000">
        <w:rPr>
          <w:b w:val="0"/>
          <w:color w:val="000000"/>
          <w:sz w:val="18"/>
          <w:szCs w:val="18"/>
          <w:rtl w:val="0"/>
        </w:rPr>
        <w:t xml:space="preserve"> </w:t>
      </w:r>
    </w:p>
    <w:p w:rsidR="00000000" w:rsidDel="00000000" w:rsidP="00000000" w:rsidRDefault="00000000" w:rsidRPr="00000000" w14:paraId="000004A0">
      <w:pPr>
        <w:shd w:fill="ffffff" w:val="clear"/>
        <w:spacing w:after="160" w:lineRule="auto"/>
        <w:rPr/>
      </w:pPr>
      <w:r w:rsidDel="00000000" w:rsidR="00000000" w:rsidRPr="00000000">
        <w:rPr>
          <w:rtl w:val="0"/>
        </w:rPr>
        <w:t xml:space="preserve">Os usuários que possuem perfil de </w:t>
      </w:r>
      <w:r w:rsidDel="00000000" w:rsidR="00000000" w:rsidRPr="00000000">
        <w:rPr>
          <w:b w:val="1"/>
          <w:rtl w:val="0"/>
        </w:rPr>
        <w:t xml:space="preserve">Super Administrador e Admin Sicredi</w:t>
      </w:r>
      <w:r w:rsidDel="00000000" w:rsidR="00000000" w:rsidRPr="00000000">
        <w:rPr>
          <w:rtl w:val="0"/>
        </w:rPr>
        <w:t xml:space="preserve"> tem a possibilidade de ocultar qualquer mensagem, arquivo ou mídia enviada pelo associado ou pelo colaborador. Esse bloqueio se dá somente dentro da plataforma para que não fique visível aos demais usuários. (Essa ocultação se dá somente dentro da plataforma, não apagando do lado do associado). A qualquer momento essa ocultação pode ser desfeita caso se faça necessário.   </w:t>
      </w:r>
    </w:p>
    <w:p w:rsidR="00000000" w:rsidDel="00000000" w:rsidP="00000000" w:rsidRDefault="00000000" w:rsidRPr="00000000" w14:paraId="000004A1">
      <w:pPr>
        <w:pStyle w:val="Heading2"/>
        <w:numPr>
          <w:ilvl w:val="1"/>
          <w:numId w:val="205"/>
        </w:numPr>
        <w:spacing w:after="120" w:before="360" w:line="276" w:lineRule="auto"/>
        <w:ind w:left="0" w:firstLine="0"/>
        <w:jc w:val="left"/>
        <w:rPr>
          <w:color w:val="000000"/>
          <w:sz w:val="18"/>
          <w:szCs w:val="18"/>
        </w:rPr>
      </w:pPr>
      <w:bookmarkStart w:colFirst="0" w:colLast="0" w:name="_heading=h.s0aaunbz43yk" w:id="37"/>
      <w:bookmarkEnd w:id="37"/>
      <w:r w:rsidDel="00000000" w:rsidR="00000000" w:rsidRPr="00000000">
        <w:rPr>
          <w:color w:val="000000"/>
          <w:sz w:val="18"/>
          <w:szCs w:val="18"/>
          <w:rtl w:val="0"/>
        </w:rPr>
        <w:t xml:space="preserve">REQ 31 - Atribuir conversa </w:t>
      </w:r>
    </w:p>
    <w:p w:rsidR="00000000" w:rsidDel="00000000" w:rsidP="00000000" w:rsidRDefault="00000000" w:rsidRPr="00000000" w14:paraId="000004A2">
      <w:pPr>
        <w:shd w:fill="ffffff" w:val="clear"/>
        <w:spacing w:after="160" w:lineRule="auto"/>
        <w:rPr/>
      </w:pPr>
      <w:r w:rsidDel="00000000" w:rsidR="00000000" w:rsidRPr="00000000">
        <w:rPr>
          <w:rtl w:val="0"/>
        </w:rPr>
        <w:t xml:space="preserve">O processo de atribuição de conversa se dá de forma automática ou de forma manual buscando o associado na fila de atendimento.  </w:t>
      </w:r>
    </w:p>
    <w:p w:rsidR="00000000" w:rsidDel="00000000" w:rsidP="00000000" w:rsidRDefault="00000000" w:rsidRPr="00000000" w14:paraId="000004A3">
      <w:pPr>
        <w:shd w:fill="ffffff" w:val="clear"/>
        <w:spacing w:after="160" w:lineRule="auto"/>
        <w:rPr/>
      </w:pPr>
      <w:r w:rsidDel="00000000" w:rsidR="00000000" w:rsidRPr="00000000">
        <w:rPr>
          <w:rtl w:val="0"/>
        </w:rPr>
        <w:t xml:space="preserve">Em caso de conversas iniciadas pelo </w:t>
      </w:r>
      <w:r w:rsidDel="00000000" w:rsidR="00000000" w:rsidRPr="00000000">
        <w:rPr>
          <w:b w:val="1"/>
          <w:rtl w:val="0"/>
        </w:rPr>
        <w:t xml:space="preserve">associado</w:t>
      </w:r>
      <w:r w:rsidDel="00000000" w:rsidR="00000000" w:rsidRPr="00000000">
        <w:rPr>
          <w:rtl w:val="0"/>
        </w:rPr>
        <w:t xml:space="preserve">, todas as conversas vão primeiramente para a fila de atendimento de acordo com a escolha de menu, e pós atribuição a essa fila o atendimento é atribuído aos usuários que estão logados neste fila.  </w:t>
      </w:r>
    </w:p>
    <w:p w:rsidR="00000000" w:rsidDel="00000000" w:rsidP="00000000" w:rsidRDefault="00000000" w:rsidRPr="00000000" w14:paraId="000004A4">
      <w:pPr>
        <w:shd w:fill="ffffff" w:val="clear"/>
        <w:spacing w:after="160" w:lineRule="auto"/>
        <w:rPr/>
      </w:pPr>
      <w:r w:rsidDel="00000000" w:rsidR="00000000" w:rsidRPr="00000000">
        <w:rPr>
          <w:b w:val="1"/>
          <w:rtl w:val="0"/>
        </w:rPr>
        <w:t xml:space="preserve">Formas de atribuição de atendimento: </w:t>
      </w:r>
      <w:r w:rsidDel="00000000" w:rsidR="00000000" w:rsidRPr="00000000">
        <w:rPr>
          <w:rtl w:val="0"/>
        </w:rPr>
        <w:t xml:space="preserve"> </w:t>
      </w:r>
    </w:p>
    <w:p w:rsidR="00000000" w:rsidDel="00000000" w:rsidP="00000000" w:rsidRDefault="00000000" w:rsidRPr="00000000" w14:paraId="000004A5">
      <w:pPr>
        <w:numPr>
          <w:ilvl w:val="0"/>
          <w:numId w:val="119"/>
        </w:numPr>
        <w:spacing w:after="0" w:lineRule="auto"/>
        <w:ind w:left="1080" w:hanging="360"/>
        <w:jc w:val="left"/>
        <w:rPr/>
      </w:pPr>
      <w:r w:rsidDel="00000000" w:rsidR="00000000" w:rsidRPr="00000000">
        <w:rPr>
          <w:rtl w:val="0"/>
        </w:rPr>
        <w:t xml:space="preserve">Atribuído de forma </w:t>
      </w:r>
      <w:r w:rsidDel="00000000" w:rsidR="00000000" w:rsidRPr="00000000">
        <w:rPr>
          <w:b w:val="1"/>
          <w:rtl w:val="0"/>
        </w:rPr>
        <w:t xml:space="preserve">automática</w:t>
      </w:r>
      <w:r w:rsidDel="00000000" w:rsidR="00000000" w:rsidRPr="00000000">
        <w:rPr>
          <w:rtl w:val="0"/>
        </w:rPr>
        <w:t xml:space="preserve"> para usuários logados na plataforma, com status de online, e slots disponíveis e prioridades com permissão de atribuição.  </w:t>
      </w:r>
    </w:p>
    <w:p w:rsidR="00000000" w:rsidDel="00000000" w:rsidP="00000000" w:rsidRDefault="00000000" w:rsidRPr="00000000" w14:paraId="000004A6">
      <w:pPr>
        <w:numPr>
          <w:ilvl w:val="0"/>
          <w:numId w:val="277"/>
        </w:numPr>
        <w:spacing w:after="0" w:lineRule="auto"/>
        <w:ind w:left="1080" w:hanging="360"/>
        <w:jc w:val="left"/>
        <w:rPr/>
      </w:pPr>
      <w:r w:rsidDel="00000000" w:rsidR="00000000" w:rsidRPr="00000000">
        <w:rPr>
          <w:rtl w:val="0"/>
        </w:rPr>
        <w:t xml:space="preserve">Atribuídos de forma </w:t>
      </w:r>
      <w:r w:rsidDel="00000000" w:rsidR="00000000" w:rsidRPr="00000000">
        <w:rPr>
          <w:b w:val="1"/>
          <w:rtl w:val="0"/>
        </w:rPr>
        <w:t xml:space="preserve">manual</w:t>
      </w:r>
      <w:r w:rsidDel="00000000" w:rsidR="00000000" w:rsidRPr="00000000">
        <w:rPr>
          <w:rtl w:val="0"/>
        </w:rPr>
        <w:t xml:space="preserve">, buscando o associado na fila, não faz validação de </w:t>
      </w:r>
      <w:r w:rsidDel="00000000" w:rsidR="00000000" w:rsidRPr="00000000">
        <w:rPr>
          <w:b w:val="1"/>
          <w:rtl w:val="0"/>
        </w:rPr>
        <w:t xml:space="preserve">slots</w:t>
      </w:r>
      <w:r w:rsidDel="00000000" w:rsidR="00000000" w:rsidRPr="00000000">
        <w:rPr>
          <w:rtl w:val="0"/>
        </w:rPr>
        <w:t xml:space="preserve">, </w:t>
      </w:r>
      <w:r w:rsidDel="00000000" w:rsidR="00000000" w:rsidRPr="00000000">
        <w:rPr>
          <w:b w:val="1"/>
          <w:rtl w:val="0"/>
        </w:rPr>
        <w:t xml:space="preserve">prioridade</w:t>
      </w:r>
      <w:r w:rsidDel="00000000" w:rsidR="00000000" w:rsidRPr="00000000">
        <w:rPr>
          <w:rtl w:val="0"/>
        </w:rPr>
        <w:t xml:space="preserve"> ou </w:t>
      </w:r>
      <w:r w:rsidDel="00000000" w:rsidR="00000000" w:rsidRPr="00000000">
        <w:rPr>
          <w:b w:val="1"/>
          <w:rtl w:val="0"/>
        </w:rPr>
        <w:t xml:space="preserve">status</w:t>
      </w:r>
      <w:r w:rsidDel="00000000" w:rsidR="00000000" w:rsidRPr="00000000">
        <w:rPr>
          <w:color w:val="ff0000"/>
          <w:rtl w:val="0"/>
        </w:rPr>
        <w:t xml:space="preserve">, </w:t>
      </w:r>
      <w:r w:rsidDel="00000000" w:rsidR="00000000" w:rsidRPr="00000000">
        <w:rPr>
          <w:rtl w:val="0"/>
        </w:rPr>
        <w:t xml:space="preserve">usuário pode puxar um atendimento de qualquer fila do grupo e atribuir si próprio mesmo que não esteja vinculado a essa fila.  </w:t>
      </w:r>
    </w:p>
    <w:p w:rsidR="00000000" w:rsidDel="00000000" w:rsidP="00000000" w:rsidRDefault="00000000" w:rsidRPr="00000000" w14:paraId="000004A7">
      <w:pPr>
        <w:numPr>
          <w:ilvl w:val="0"/>
          <w:numId w:val="190"/>
        </w:numPr>
        <w:spacing w:after="0" w:lineRule="auto"/>
        <w:ind w:left="1080" w:hanging="360"/>
        <w:jc w:val="left"/>
        <w:rPr/>
      </w:pPr>
      <w:r w:rsidDel="00000000" w:rsidR="00000000" w:rsidRPr="00000000">
        <w:rPr>
          <w:rtl w:val="0"/>
        </w:rPr>
        <w:t xml:space="preserve">Atribuído de forma </w:t>
      </w:r>
      <w:r w:rsidDel="00000000" w:rsidR="00000000" w:rsidRPr="00000000">
        <w:rPr>
          <w:b w:val="1"/>
          <w:rtl w:val="0"/>
        </w:rPr>
        <w:t xml:space="preserve">manual</w:t>
      </w:r>
      <w:r w:rsidDel="00000000" w:rsidR="00000000" w:rsidRPr="00000000">
        <w:rPr>
          <w:rtl w:val="0"/>
        </w:rPr>
        <w:t xml:space="preserve">, direcionado por um administrador, não faz validação de </w:t>
      </w:r>
      <w:r w:rsidDel="00000000" w:rsidR="00000000" w:rsidRPr="00000000">
        <w:rPr>
          <w:b w:val="1"/>
          <w:rtl w:val="0"/>
        </w:rPr>
        <w:t xml:space="preserve">slots</w:t>
      </w:r>
      <w:r w:rsidDel="00000000" w:rsidR="00000000" w:rsidRPr="00000000">
        <w:rPr>
          <w:rtl w:val="0"/>
        </w:rPr>
        <w:t xml:space="preserve">, </w:t>
      </w:r>
      <w:r w:rsidDel="00000000" w:rsidR="00000000" w:rsidRPr="00000000">
        <w:rPr>
          <w:b w:val="1"/>
          <w:rtl w:val="0"/>
        </w:rPr>
        <w:t xml:space="preserve">prioridade</w:t>
      </w:r>
      <w:r w:rsidDel="00000000" w:rsidR="00000000" w:rsidRPr="00000000">
        <w:rPr>
          <w:rtl w:val="0"/>
        </w:rPr>
        <w:t xml:space="preserve"> ou </w:t>
      </w:r>
      <w:r w:rsidDel="00000000" w:rsidR="00000000" w:rsidRPr="00000000">
        <w:rPr>
          <w:b w:val="1"/>
          <w:rtl w:val="0"/>
        </w:rPr>
        <w:t xml:space="preserve">status, </w:t>
      </w:r>
      <w:r w:rsidDel="00000000" w:rsidR="00000000" w:rsidRPr="00000000">
        <w:rPr>
          <w:rtl w:val="0"/>
        </w:rPr>
        <w:t xml:space="preserve">administrador pode atribuir atendimento de qualquer fila do grupo para um usuário específico, mesmo que ele não esteja logado na fila específica.  </w:t>
      </w:r>
    </w:p>
    <w:p w:rsidR="00000000" w:rsidDel="00000000" w:rsidP="00000000" w:rsidRDefault="00000000" w:rsidRPr="00000000" w14:paraId="000004A8">
      <w:pPr>
        <w:numPr>
          <w:ilvl w:val="0"/>
          <w:numId w:val="335"/>
        </w:numPr>
        <w:spacing w:after="0" w:lineRule="auto"/>
        <w:ind w:left="1080" w:hanging="360"/>
        <w:jc w:val="left"/>
        <w:rPr/>
      </w:pPr>
      <w:r w:rsidDel="00000000" w:rsidR="00000000" w:rsidRPr="00000000">
        <w:rPr>
          <w:rtl w:val="0"/>
        </w:rPr>
        <w:t xml:space="preserve">Atribuído por</w:t>
      </w:r>
      <w:r w:rsidDel="00000000" w:rsidR="00000000" w:rsidRPr="00000000">
        <w:rPr>
          <w:b w:val="1"/>
          <w:rtl w:val="0"/>
        </w:rPr>
        <w:t xml:space="preserve"> transferência, </w:t>
      </w:r>
      <w:r w:rsidDel="00000000" w:rsidR="00000000" w:rsidRPr="00000000">
        <w:rPr>
          <w:rtl w:val="0"/>
        </w:rPr>
        <w:t xml:space="preserve">atendimento direcionado de um usuário para o outro, não faz validação de </w:t>
      </w:r>
      <w:r w:rsidDel="00000000" w:rsidR="00000000" w:rsidRPr="00000000">
        <w:rPr>
          <w:b w:val="1"/>
          <w:rtl w:val="0"/>
        </w:rPr>
        <w:t xml:space="preserve">slots</w:t>
      </w:r>
      <w:r w:rsidDel="00000000" w:rsidR="00000000" w:rsidRPr="00000000">
        <w:rPr>
          <w:rtl w:val="0"/>
        </w:rPr>
        <w:t xml:space="preserve">, </w:t>
      </w:r>
      <w:r w:rsidDel="00000000" w:rsidR="00000000" w:rsidRPr="00000000">
        <w:rPr>
          <w:b w:val="1"/>
          <w:rtl w:val="0"/>
        </w:rPr>
        <w:t xml:space="preserve">prioridade</w:t>
      </w:r>
      <w:r w:rsidDel="00000000" w:rsidR="00000000" w:rsidRPr="00000000">
        <w:rPr>
          <w:rtl w:val="0"/>
        </w:rPr>
        <w:t xml:space="preserve"> ou </w:t>
      </w:r>
      <w:r w:rsidDel="00000000" w:rsidR="00000000" w:rsidRPr="00000000">
        <w:rPr>
          <w:b w:val="1"/>
          <w:rtl w:val="0"/>
        </w:rPr>
        <w:t xml:space="preserve">status, </w:t>
      </w:r>
      <w:r w:rsidDel="00000000" w:rsidR="00000000" w:rsidRPr="00000000">
        <w:rPr>
          <w:rtl w:val="0"/>
        </w:rPr>
        <w:t xml:space="preserve">pode ser direcionado de qualquer fila do grupo, mesmo não estando vinculado a uma fila.  </w:t>
      </w:r>
    </w:p>
    <w:p w:rsidR="00000000" w:rsidDel="00000000" w:rsidP="00000000" w:rsidRDefault="00000000" w:rsidRPr="00000000" w14:paraId="000004A9">
      <w:pPr>
        <w:shd w:fill="ffffff" w:val="clear"/>
        <w:spacing w:after="160" w:lineRule="auto"/>
        <w:rPr/>
      </w:pPr>
      <w:r w:rsidDel="00000000" w:rsidR="00000000" w:rsidRPr="00000000">
        <w:rPr>
          <w:rtl w:val="0"/>
        </w:rPr>
        <w:t xml:space="preserve">Em caso de atendimento iniciados pelo usuário através de template de forma individual, esse pode ser definido que a atribuição seja de imediato, e não faz validação de </w:t>
      </w:r>
      <w:r w:rsidDel="00000000" w:rsidR="00000000" w:rsidRPr="00000000">
        <w:rPr>
          <w:b w:val="1"/>
          <w:rtl w:val="0"/>
        </w:rPr>
        <w:t xml:space="preserve">slots</w:t>
      </w:r>
      <w:r w:rsidDel="00000000" w:rsidR="00000000" w:rsidRPr="00000000">
        <w:rPr>
          <w:rtl w:val="0"/>
        </w:rPr>
        <w:t xml:space="preserve">, </w:t>
      </w:r>
      <w:r w:rsidDel="00000000" w:rsidR="00000000" w:rsidRPr="00000000">
        <w:rPr>
          <w:b w:val="1"/>
          <w:rtl w:val="0"/>
        </w:rPr>
        <w:t xml:space="preserve">prioridade</w:t>
      </w:r>
      <w:r w:rsidDel="00000000" w:rsidR="00000000" w:rsidRPr="00000000">
        <w:rPr>
          <w:rtl w:val="0"/>
        </w:rPr>
        <w:t xml:space="preserve"> ou </w:t>
      </w:r>
      <w:r w:rsidDel="00000000" w:rsidR="00000000" w:rsidRPr="00000000">
        <w:rPr>
          <w:b w:val="1"/>
          <w:rtl w:val="0"/>
        </w:rPr>
        <w:t xml:space="preserve">status; </w:t>
      </w:r>
      <w:r w:rsidDel="00000000" w:rsidR="00000000" w:rsidRPr="00000000">
        <w:rPr>
          <w:rtl w:val="0"/>
        </w:rPr>
        <w:t xml:space="preserve"> </w:t>
      </w:r>
    </w:p>
    <w:p w:rsidR="00000000" w:rsidDel="00000000" w:rsidP="00000000" w:rsidRDefault="00000000" w:rsidRPr="00000000" w14:paraId="000004AA">
      <w:pPr>
        <w:shd w:fill="ffffff" w:val="clear"/>
        <w:spacing w:after="160" w:lineRule="auto"/>
        <w:rPr/>
      </w:pPr>
      <w:r w:rsidDel="00000000" w:rsidR="00000000" w:rsidRPr="00000000">
        <w:rPr>
          <w:rtl w:val="0"/>
        </w:rPr>
        <w:t xml:space="preserve">Templates enviado via </w:t>
      </w:r>
      <w:r w:rsidDel="00000000" w:rsidR="00000000" w:rsidRPr="00000000">
        <w:rPr>
          <w:b w:val="1"/>
          <w:rtl w:val="0"/>
        </w:rPr>
        <w:t xml:space="preserve">API</w:t>
      </w:r>
      <w:r w:rsidDel="00000000" w:rsidR="00000000" w:rsidRPr="00000000">
        <w:rPr>
          <w:rtl w:val="0"/>
        </w:rPr>
        <w:t xml:space="preserve">, pode ser configurado para que a atribuição do atendimento seja de imediato ao colaborador sem fazer validação de </w:t>
      </w:r>
      <w:r w:rsidDel="00000000" w:rsidR="00000000" w:rsidRPr="00000000">
        <w:rPr>
          <w:b w:val="1"/>
          <w:rtl w:val="0"/>
        </w:rPr>
        <w:t xml:space="preserve">slots</w:t>
      </w:r>
      <w:r w:rsidDel="00000000" w:rsidR="00000000" w:rsidRPr="00000000">
        <w:rPr>
          <w:rtl w:val="0"/>
        </w:rPr>
        <w:t xml:space="preserve">, </w:t>
      </w:r>
      <w:r w:rsidDel="00000000" w:rsidR="00000000" w:rsidRPr="00000000">
        <w:rPr>
          <w:b w:val="1"/>
          <w:rtl w:val="0"/>
        </w:rPr>
        <w:t xml:space="preserve">prioridade</w:t>
      </w:r>
      <w:r w:rsidDel="00000000" w:rsidR="00000000" w:rsidRPr="00000000">
        <w:rPr>
          <w:rtl w:val="0"/>
        </w:rPr>
        <w:t xml:space="preserve"> ou </w:t>
      </w:r>
      <w:r w:rsidDel="00000000" w:rsidR="00000000" w:rsidRPr="00000000">
        <w:rPr>
          <w:b w:val="1"/>
          <w:rtl w:val="0"/>
        </w:rPr>
        <w:t xml:space="preserve">status.</w:t>
      </w:r>
      <w:r w:rsidDel="00000000" w:rsidR="00000000" w:rsidRPr="00000000">
        <w:rPr>
          <w:rtl w:val="0"/>
        </w:rPr>
        <w:t xml:space="preserve"> </w:t>
      </w:r>
    </w:p>
    <w:p w:rsidR="00000000" w:rsidDel="00000000" w:rsidP="00000000" w:rsidRDefault="00000000" w:rsidRPr="00000000" w14:paraId="000004AB">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r4ovmbxq38rc" w:id="38"/>
      <w:bookmarkEnd w:id="38"/>
      <w:r w:rsidDel="00000000" w:rsidR="00000000" w:rsidRPr="00000000">
        <w:rPr>
          <w:color w:val="000000"/>
          <w:sz w:val="18"/>
          <w:szCs w:val="18"/>
          <w:rtl w:val="0"/>
        </w:rPr>
        <w:t xml:space="preserve">REQ 32 - Chat em espera</w:t>
      </w:r>
      <w:r w:rsidDel="00000000" w:rsidR="00000000" w:rsidRPr="00000000">
        <w:rPr>
          <w:b w:val="0"/>
          <w:color w:val="000000"/>
          <w:sz w:val="18"/>
          <w:szCs w:val="18"/>
          <w:rtl w:val="0"/>
        </w:rPr>
        <w:t xml:space="preserve"> </w:t>
      </w:r>
    </w:p>
    <w:p w:rsidR="00000000" w:rsidDel="00000000" w:rsidP="00000000" w:rsidRDefault="00000000" w:rsidRPr="00000000" w14:paraId="000004AC">
      <w:pPr>
        <w:shd w:fill="ffffff" w:val="clear"/>
        <w:spacing w:after="160" w:lineRule="auto"/>
        <w:rPr/>
      </w:pPr>
      <w:r w:rsidDel="00000000" w:rsidR="00000000" w:rsidRPr="00000000">
        <w:rPr>
          <w:rtl w:val="0"/>
        </w:rPr>
        <w:t xml:space="preserve">Possibilidade e colocar um associado em fila espera liberando um slot para receber novos atendimentos, funcionalidade utilizada para caso de associados que param de responder.  </w:t>
      </w:r>
    </w:p>
    <w:p w:rsidR="00000000" w:rsidDel="00000000" w:rsidP="00000000" w:rsidRDefault="00000000" w:rsidRPr="00000000" w14:paraId="000004AD">
      <w:pPr>
        <w:shd w:fill="ffffff" w:val="clear"/>
        <w:spacing w:after="160" w:lineRule="auto"/>
        <w:rPr/>
      </w:pPr>
      <w:r w:rsidDel="00000000" w:rsidR="00000000" w:rsidRPr="00000000">
        <w:rPr>
          <w:rtl w:val="0"/>
        </w:rPr>
        <w:t xml:space="preserve">Associados colocados em espera retornam para a o usuário que estava atendendo de imediato após voltar a interagir ou após expirar o prazo da espera, neste caso não faz validação de </w:t>
      </w:r>
      <w:r w:rsidDel="00000000" w:rsidR="00000000" w:rsidRPr="00000000">
        <w:rPr>
          <w:b w:val="1"/>
          <w:rtl w:val="0"/>
        </w:rPr>
        <w:t xml:space="preserve">slots</w:t>
      </w:r>
      <w:r w:rsidDel="00000000" w:rsidR="00000000" w:rsidRPr="00000000">
        <w:rPr>
          <w:rtl w:val="0"/>
        </w:rPr>
        <w:t xml:space="preserve">, </w:t>
      </w:r>
      <w:r w:rsidDel="00000000" w:rsidR="00000000" w:rsidRPr="00000000">
        <w:rPr>
          <w:b w:val="1"/>
          <w:rtl w:val="0"/>
        </w:rPr>
        <w:t xml:space="preserve">prioridade</w:t>
      </w:r>
      <w:r w:rsidDel="00000000" w:rsidR="00000000" w:rsidRPr="00000000">
        <w:rPr>
          <w:rtl w:val="0"/>
        </w:rPr>
        <w:t xml:space="preserve"> ou </w:t>
      </w:r>
      <w:r w:rsidDel="00000000" w:rsidR="00000000" w:rsidRPr="00000000">
        <w:rPr>
          <w:b w:val="1"/>
          <w:rtl w:val="0"/>
        </w:rPr>
        <w:t xml:space="preserve">status. </w:t>
      </w:r>
      <w:r w:rsidDel="00000000" w:rsidR="00000000" w:rsidRPr="00000000">
        <w:rPr>
          <w:rtl w:val="0"/>
        </w:rPr>
        <w:t xml:space="preserve"> </w:t>
      </w:r>
    </w:p>
    <w:p w:rsidR="00000000" w:rsidDel="00000000" w:rsidP="00000000" w:rsidRDefault="00000000" w:rsidRPr="00000000" w14:paraId="000004AE">
      <w:pPr>
        <w:shd w:fill="ffffff" w:val="clear"/>
        <w:spacing w:after="160" w:lineRule="auto"/>
        <w:rPr/>
      </w:pPr>
      <w:r w:rsidDel="00000000" w:rsidR="00000000" w:rsidRPr="00000000">
        <w:rPr>
          <w:rtl w:val="0"/>
        </w:rPr>
        <w:t xml:space="preserve">O usuário visualiza somente a sua fila de espera.  </w:t>
      </w:r>
    </w:p>
    <w:p w:rsidR="00000000" w:rsidDel="00000000" w:rsidP="00000000" w:rsidRDefault="00000000" w:rsidRPr="00000000" w14:paraId="000004AF">
      <w:pPr>
        <w:shd w:fill="ffffff" w:val="clear"/>
        <w:spacing w:after="160" w:lineRule="auto"/>
        <w:rPr/>
      </w:pPr>
      <w:r w:rsidDel="00000000" w:rsidR="00000000" w:rsidRPr="00000000">
        <w:rPr>
          <w:b w:val="1"/>
          <w:rtl w:val="0"/>
        </w:rPr>
        <w:t xml:space="preserve">Detalhes: </w:t>
      </w:r>
      <w:r w:rsidDel="00000000" w:rsidR="00000000" w:rsidRPr="00000000">
        <w:rPr>
          <w:rtl w:val="0"/>
        </w:rPr>
        <w:t xml:space="preserve"> </w:t>
      </w:r>
    </w:p>
    <w:p w:rsidR="00000000" w:rsidDel="00000000" w:rsidP="00000000" w:rsidRDefault="00000000" w:rsidRPr="00000000" w14:paraId="000004B0">
      <w:pPr>
        <w:shd w:fill="ffffff" w:val="clear"/>
        <w:spacing w:after="160" w:lineRule="auto"/>
        <w:rPr/>
      </w:pPr>
      <w:r w:rsidDel="00000000" w:rsidR="00000000" w:rsidRPr="00000000">
        <w:rPr>
          <w:rtl w:val="0"/>
        </w:rPr>
        <w:t xml:space="preserve">O associado pode ser colado em espera, por 1/5 hora, 1 hora, 2 horas, 4 horas, 8 horas, 16 horas ou 1 dias, 2 dias ou 4 dias. </w:t>
      </w:r>
    </w:p>
    <w:p w:rsidR="00000000" w:rsidDel="00000000" w:rsidP="00000000" w:rsidRDefault="00000000" w:rsidRPr="00000000" w14:paraId="000004B1">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16d56fkyetay" w:id="39"/>
      <w:bookmarkEnd w:id="39"/>
      <w:r w:rsidDel="00000000" w:rsidR="00000000" w:rsidRPr="00000000">
        <w:rPr>
          <w:color w:val="000000"/>
          <w:sz w:val="18"/>
          <w:szCs w:val="18"/>
          <w:rtl w:val="0"/>
        </w:rPr>
        <w:t xml:space="preserve">REQ 33 - Designar retorno após do envio do template</w:t>
      </w:r>
      <w:r w:rsidDel="00000000" w:rsidR="00000000" w:rsidRPr="00000000">
        <w:rPr>
          <w:b w:val="0"/>
          <w:color w:val="000000"/>
          <w:sz w:val="18"/>
          <w:szCs w:val="18"/>
          <w:rtl w:val="0"/>
        </w:rPr>
        <w:t xml:space="preserve"> </w:t>
      </w:r>
    </w:p>
    <w:p w:rsidR="00000000" w:rsidDel="00000000" w:rsidP="00000000" w:rsidRDefault="00000000" w:rsidRPr="00000000" w14:paraId="000004B2">
      <w:pPr>
        <w:shd w:fill="ffffff" w:val="clear"/>
        <w:spacing w:after="160" w:lineRule="auto"/>
        <w:rPr/>
      </w:pPr>
      <w:r w:rsidDel="00000000" w:rsidR="00000000" w:rsidRPr="00000000">
        <w:rPr>
          <w:rtl w:val="0"/>
        </w:rPr>
        <w:t xml:space="preserve">Possibilidade direcionar o retorno do associado que recebe o template para uma fila em específico, tendo as seguintes possibilidades:  </w:t>
      </w:r>
    </w:p>
    <w:p w:rsidR="00000000" w:rsidDel="00000000" w:rsidP="00000000" w:rsidRDefault="00000000" w:rsidRPr="00000000" w14:paraId="000004B3">
      <w:pPr>
        <w:numPr>
          <w:ilvl w:val="0"/>
          <w:numId w:val="193"/>
        </w:numPr>
        <w:spacing w:after="0" w:lineRule="auto"/>
        <w:ind w:left="1140" w:hanging="360"/>
        <w:jc w:val="left"/>
        <w:rPr/>
      </w:pPr>
      <w:r w:rsidDel="00000000" w:rsidR="00000000" w:rsidRPr="00000000">
        <w:rPr>
          <w:b w:val="1"/>
          <w:rtl w:val="0"/>
        </w:rPr>
        <w:t xml:space="preserve">Envio feito de forma individual</w:t>
      </w:r>
      <w:r w:rsidDel="00000000" w:rsidR="00000000" w:rsidRPr="00000000">
        <w:rPr>
          <w:rtl w:val="0"/>
        </w:rPr>
        <w:t xml:space="preserve">, possibilidade de retorno, para ninguém, para uma fila em específico de forma imediata de acordo com o grupo que está fazendo o e envio ou direto para o usuário que faz o envio do template.  </w:t>
      </w:r>
    </w:p>
    <w:p w:rsidR="00000000" w:rsidDel="00000000" w:rsidP="00000000" w:rsidRDefault="00000000" w:rsidRPr="00000000" w14:paraId="000004B4">
      <w:pPr>
        <w:numPr>
          <w:ilvl w:val="0"/>
          <w:numId w:val="282"/>
        </w:numPr>
        <w:spacing w:after="0" w:lineRule="auto"/>
        <w:ind w:left="1140" w:hanging="360"/>
        <w:jc w:val="left"/>
        <w:rPr/>
      </w:pPr>
      <w:r w:rsidDel="00000000" w:rsidR="00000000" w:rsidRPr="00000000">
        <w:rPr>
          <w:b w:val="1"/>
          <w:rtl w:val="0"/>
        </w:rPr>
        <w:t xml:space="preserve">Envio feito de forma massificada/lote</w:t>
      </w:r>
      <w:r w:rsidDel="00000000" w:rsidR="00000000" w:rsidRPr="00000000">
        <w:rPr>
          <w:rtl w:val="0"/>
        </w:rPr>
        <w:t xml:space="preserve">, Possibilidade de retorno para uma fila em específico de forma imediata, ou após ou após a resposta do associado ao template.  </w:t>
      </w:r>
    </w:p>
    <w:p w:rsidR="00000000" w:rsidDel="00000000" w:rsidP="00000000" w:rsidRDefault="00000000" w:rsidRPr="00000000" w14:paraId="000004B5">
      <w:pPr>
        <w:numPr>
          <w:ilvl w:val="0"/>
          <w:numId w:val="148"/>
        </w:numPr>
        <w:spacing w:after="0" w:lineRule="auto"/>
        <w:ind w:left="1140" w:hanging="360"/>
        <w:jc w:val="left"/>
        <w:rPr/>
      </w:pPr>
      <w:r w:rsidDel="00000000" w:rsidR="00000000" w:rsidRPr="00000000">
        <w:rPr>
          <w:b w:val="1"/>
          <w:rtl w:val="0"/>
        </w:rPr>
        <w:t xml:space="preserve">Envio via API, </w:t>
      </w:r>
      <w:r w:rsidDel="00000000" w:rsidR="00000000" w:rsidRPr="00000000">
        <w:rPr>
          <w:rtl w:val="0"/>
        </w:rPr>
        <w:t xml:space="preserve">possibilidade de retorno, para uma fila em específico de imediato após o envio, ou após resposta do associado, possibilidade de retorno para a fila do gestor da carteira de imediato ou após a resposta do associado, e ainda um retorno direto para um usuário de forma imediata ou após a resposta do associado.  </w:t>
      </w:r>
    </w:p>
    <w:p w:rsidR="00000000" w:rsidDel="00000000" w:rsidP="00000000" w:rsidRDefault="00000000" w:rsidRPr="00000000" w14:paraId="000004B6">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m1zyvi5rm178" w:id="40"/>
      <w:bookmarkEnd w:id="40"/>
      <w:r w:rsidDel="00000000" w:rsidR="00000000" w:rsidRPr="00000000">
        <w:rPr>
          <w:color w:val="000000"/>
          <w:sz w:val="18"/>
          <w:szCs w:val="18"/>
          <w:rtl w:val="0"/>
        </w:rPr>
        <w:t xml:space="preserve">REQ 68 - Notas</w:t>
      </w:r>
      <w:r w:rsidDel="00000000" w:rsidR="00000000" w:rsidRPr="00000000">
        <w:rPr>
          <w:b w:val="0"/>
          <w:color w:val="000000"/>
          <w:sz w:val="18"/>
          <w:szCs w:val="18"/>
          <w:rtl w:val="0"/>
        </w:rPr>
        <w:t xml:space="preserve"> </w:t>
      </w:r>
    </w:p>
    <w:p w:rsidR="00000000" w:rsidDel="00000000" w:rsidP="00000000" w:rsidRDefault="00000000" w:rsidRPr="00000000" w14:paraId="000004B7">
      <w:pPr>
        <w:shd w:fill="ffffff" w:val="clear"/>
        <w:spacing w:after="160" w:lineRule="auto"/>
        <w:rPr/>
      </w:pPr>
      <w:r w:rsidDel="00000000" w:rsidR="00000000" w:rsidRPr="00000000">
        <w:rPr>
          <w:rtl w:val="0"/>
        </w:rPr>
        <w:t xml:space="preserve">Possibilidade de criar, editar e excluir notas, essa funcionalidade está disponível para os usuários, e é utilizada para colocar alguma informação no atendimento, ela fica amostra na conversa e visível para todos os colaboradores, porém não fica visível para o associado.   </w:t>
      </w:r>
    </w:p>
    <w:p w:rsidR="00000000" w:rsidDel="00000000" w:rsidP="00000000" w:rsidRDefault="00000000" w:rsidRPr="00000000" w14:paraId="000004B8">
      <w:pPr>
        <w:shd w:fill="ffffff" w:val="clear"/>
        <w:spacing w:after="160" w:lineRule="auto"/>
        <w:jc w:val="left"/>
        <w:rPr/>
      </w:pPr>
      <w:r w:rsidDel="00000000" w:rsidR="00000000" w:rsidRPr="00000000">
        <w:rPr>
          <w:rtl w:val="0"/>
        </w:rPr>
        <w:t xml:space="preserve"> </w:t>
      </w:r>
    </w:p>
    <w:p w:rsidR="00000000" w:rsidDel="00000000" w:rsidP="00000000" w:rsidRDefault="00000000" w:rsidRPr="00000000" w14:paraId="000004B9">
      <w:pPr>
        <w:pStyle w:val="Heading2"/>
        <w:numPr>
          <w:ilvl w:val="1"/>
          <w:numId w:val="205"/>
        </w:numPr>
        <w:shd w:fill="ffffff" w:val="clear"/>
        <w:spacing w:after="160" w:before="360" w:line="276" w:lineRule="auto"/>
        <w:ind w:left="0" w:firstLine="0"/>
        <w:rPr>
          <w:b w:val="0"/>
          <w:color w:val="000000"/>
          <w:sz w:val="18"/>
          <w:szCs w:val="18"/>
        </w:rPr>
      </w:pPr>
      <w:bookmarkStart w:colFirst="0" w:colLast="0" w:name="_heading=h.qw729lspsxqi" w:id="41"/>
      <w:bookmarkEnd w:id="41"/>
      <w:r w:rsidDel="00000000" w:rsidR="00000000" w:rsidRPr="00000000">
        <w:rPr>
          <w:color w:val="000000"/>
          <w:sz w:val="18"/>
          <w:szCs w:val="18"/>
          <w:rtl w:val="0"/>
        </w:rPr>
        <w:t xml:space="preserve">REQ 34 - Variáveis e informações cadastrais</w:t>
      </w:r>
      <w:r w:rsidDel="00000000" w:rsidR="00000000" w:rsidRPr="00000000">
        <w:rPr>
          <w:b w:val="0"/>
          <w:color w:val="000000"/>
          <w:sz w:val="18"/>
          <w:szCs w:val="18"/>
          <w:rtl w:val="0"/>
        </w:rPr>
        <w:t xml:space="preserve"> </w:t>
      </w:r>
    </w:p>
    <w:p w:rsidR="00000000" w:rsidDel="00000000" w:rsidP="00000000" w:rsidRDefault="00000000" w:rsidRPr="00000000" w14:paraId="000004BA">
      <w:pPr>
        <w:shd w:fill="ffffff" w:val="clear"/>
        <w:spacing w:after="160" w:lineRule="auto"/>
        <w:rPr/>
      </w:pPr>
      <w:r w:rsidDel="00000000" w:rsidR="00000000" w:rsidRPr="00000000">
        <w:rPr>
          <w:rtl w:val="0"/>
        </w:rPr>
        <w:t xml:space="preserve">Temos na plataforma de forma simples e bem localizada as variáveis e informações cadastrais do associado. Essa funcionalidade ajuda o usuário no momento do atendimento quando necessário uma validação positiva.  </w:t>
      </w:r>
    </w:p>
    <w:p w:rsidR="00000000" w:rsidDel="00000000" w:rsidP="00000000" w:rsidRDefault="00000000" w:rsidRPr="00000000" w14:paraId="000004BB">
      <w:pPr>
        <w:shd w:fill="ffffff" w:val="clear"/>
        <w:spacing w:after="160" w:lineRule="auto"/>
        <w:rPr/>
      </w:pPr>
      <w:r w:rsidDel="00000000" w:rsidR="00000000" w:rsidRPr="00000000">
        <w:rPr>
          <w:b w:val="1"/>
          <w:rtl w:val="0"/>
        </w:rPr>
        <w:t xml:space="preserve">As variáveis apresentadas em tela são: </w:t>
      </w:r>
      <w:r w:rsidDel="00000000" w:rsidR="00000000" w:rsidRPr="00000000">
        <w:rPr>
          <w:rtl w:val="0"/>
        </w:rPr>
        <w:t xml:space="preserve"> </w:t>
      </w:r>
    </w:p>
    <w:p w:rsidR="00000000" w:rsidDel="00000000" w:rsidP="00000000" w:rsidRDefault="00000000" w:rsidRPr="00000000" w14:paraId="000004BC">
      <w:pPr>
        <w:numPr>
          <w:ilvl w:val="0"/>
          <w:numId w:val="126"/>
        </w:numPr>
        <w:spacing w:after="0" w:lineRule="auto"/>
        <w:ind w:left="1080" w:hanging="360"/>
        <w:jc w:val="left"/>
        <w:rPr/>
      </w:pPr>
      <w:r w:rsidDel="00000000" w:rsidR="00000000" w:rsidRPr="00000000">
        <w:rPr>
          <w:b w:val="1"/>
          <w:rtl w:val="0"/>
        </w:rPr>
        <w:t xml:space="preserve">Nome do associado</w:t>
      </w:r>
      <w:r w:rsidDel="00000000" w:rsidR="00000000" w:rsidRPr="00000000">
        <w:rPr>
          <w:rtl w:val="0"/>
        </w:rPr>
        <w:t xml:space="preserve">: Nome completo do associado de acordo com o CRM </w:t>
      </w:r>
    </w:p>
    <w:p w:rsidR="00000000" w:rsidDel="00000000" w:rsidP="00000000" w:rsidRDefault="00000000" w:rsidRPr="00000000" w14:paraId="000004BD">
      <w:pPr>
        <w:numPr>
          <w:ilvl w:val="0"/>
          <w:numId w:val="271"/>
        </w:numPr>
        <w:spacing w:after="0" w:lineRule="auto"/>
        <w:ind w:left="1080" w:hanging="360"/>
        <w:jc w:val="left"/>
        <w:rPr/>
      </w:pPr>
      <w:r w:rsidDel="00000000" w:rsidR="00000000" w:rsidRPr="00000000">
        <w:rPr>
          <w:b w:val="1"/>
          <w:rtl w:val="0"/>
        </w:rPr>
        <w:t xml:space="preserve">Número de telefone de contato:</w:t>
      </w:r>
      <w:r w:rsidDel="00000000" w:rsidR="00000000" w:rsidRPr="00000000">
        <w:rPr>
          <w:rtl w:val="0"/>
        </w:rPr>
        <w:t xml:space="preserve"> número de telefone utilizado para fazer contato com o Sicredi.  </w:t>
      </w:r>
    </w:p>
    <w:p w:rsidR="00000000" w:rsidDel="00000000" w:rsidP="00000000" w:rsidRDefault="00000000" w:rsidRPr="00000000" w14:paraId="000004BE">
      <w:pPr>
        <w:numPr>
          <w:ilvl w:val="0"/>
          <w:numId w:val="259"/>
        </w:numPr>
        <w:spacing w:after="0" w:lineRule="auto"/>
        <w:ind w:left="1080" w:hanging="360"/>
        <w:jc w:val="left"/>
        <w:rPr/>
      </w:pPr>
      <w:r w:rsidDel="00000000" w:rsidR="00000000" w:rsidRPr="00000000">
        <w:rPr>
          <w:b w:val="1"/>
          <w:rtl w:val="0"/>
        </w:rPr>
        <w:t xml:space="preserve">Fila de atenção</w:t>
      </w:r>
      <w:r w:rsidDel="00000000" w:rsidR="00000000" w:rsidRPr="00000000">
        <w:rPr>
          <w:rtl w:val="0"/>
        </w:rPr>
        <w:t xml:space="preserve">: fila onde o associado está sendo atendido  </w:t>
      </w:r>
    </w:p>
    <w:p w:rsidR="00000000" w:rsidDel="00000000" w:rsidP="00000000" w:rsidRDefault="00000000" w:rsidRPr="00000000" w14:paraId="000004BF">
      <w:pPr>
        <w:numPr>
          <w:ilvl w:val="0"/>
          <w:numId w:val="308"/>
        </w:numPr>
        <w:spacing w:after="0" w:lineRule="auto"/>
        <w:ind w:left="1080" w:hanging="360"/>
        <w:jc w:val="left"/>
        <w:rPr/>
      </w:pPr>
      <w:r w:rsidDel="00000000" w:rsidR="00000000" w:rsidRPr="00000000">
        <w:rPr>
          <w:b w:val="1"/>
          <w:rtl w:val="0"/>
        </w:rPr>
        <w:t xml:space="preserve">Tempo médio desde a atribuição ao atendente</w:t>
      </w:r>
      <w:r w:rsidDel="00000000" w:rsidR="00000000" w:rsidRPr="00000000">
        <w:rPr>
          <w:rtl w:val="0"/>
        </w:rPr>
        <w:t xml:space="preserve">: tempo desde que o associado foi atribuído ao usuário.  </w:t>
      </w:r>
    </w:p>
    <w:p w:rsidR="00000000" w:rsidDel="00000000" w:rsidP="00000000" w:rsidRDefault="00000000" w:rsidRPr="00000000" w14:paraId="000004C0">
      <w:pPr>
        <w:numPr>
          <w:ilvl w:val="0"/>
          <w:numId w:val="44"/>
        </w:numPr>
        <w:spacing w:after="0" w:lineRule="auto"/>
        <w:ind w:left="1080" w:hanging="360"/>
        <w:jc w:val="left"/>
        <w:rPr/>
      </w:pPr>
      <w:r w:rsidDel="00000000" w:rsidR="00000000" w:rsidRPr="00000000">
        <w:rPr>
          <w:b w:val="1"/>
          <w:rtl w:val="0"/>
        </w:rPr>
        <w:t xml:space="preserve">Tempo médio desde a última mensagem do usuário: </w:t>
      </w:r>
      <w:r w:rsidDel="00000000" w:rsidR="00000000" w:rsidRPr="00000000">
        <w:rPr>
          <w:rtl w:val="0"/>
        </w:rPr>
        <w:t xml:space="preserve">Tempo da última mensagem enviada pelo usuário.  </w:t>
      </w:r>
    </w:p>
    <w:p w:rsidR="00000000" w:rsidDel="00000000" w:rsidP="00000000" w:rsidRDefault="00000000" w:rsidRPr="00000000" w14:paraId="000004C1">
      <w:pPr>
        <w:numPr>
          <w:ilvl w:val="0"/>
          <w:numId w:val="140"/>
        </w:numPr>
        <w:spacing w:after="0" w:lineRule="auto"/>
        <w:ind w:left="1080" w:hanging="360"/>
        <w:jc w:val="left"/>
        <w:rPr/>
      </w:pPr>
      <w:r w:rsidDel="00000000" w:rsidR="00000000" w:rsidRPr="00000000">
        <w:rPr>
          <w:b w:val="1"/>
          <w:rtl w:val="0"/>
        </w:rPr>
        <w:t xml:space="preserve">Canal</w:t>
      </w:r>
      <w:r w:rsidDel="00000000" w:rsidR="00000000" w:rsidRPr="00000000">
        <w:rPr>
          <w:rtl w:val="0"/>
        </w:rPr>
        <w:t xml:space="preserve">: Qual o canal o associado está utilizando para contato </w:t>
      </w:r>
    </w:p>
    <w:p w:rsidR="00000000" w:rsidDel="00000000" w:rsidP="00000000" w:rsidRDefault="00000000" w:rsidRPr="00000000" w14:paraId="000004C2">
      <w:pPr>
        <w:shd w:fill="ffffff" w:val="clear"/>
        <w:spacing w:after="160" w:lineRule="auto"/>
        <w:rPr/>
      </w:pPr>
      <w:r w:rsidDel="00000000" w:rsidR="00000000" w:rsidRPr="00000000">
        <w:rPr>
          <w:b w:val="1"/>
          <w:rtl w:val="0"/>
        </w:rPr>
        <w:t xml:space="preserve">Informações do associado:</w:t>
      </w:r>
      <w:r w:rsidDel="00000000" w:rsidR="00000000" w:rsidRPr="00000000">
        <w:rPr>
          <w:rtl w:val="0"/>
        </w:rPr>
        <w:t xml:space="preserve"> </w:t>
      </w:r>
    </w:p>
    <w:p w:rsidR="00000000" w:rsidDel="00000000" w:rsidP="00000000" w:rsidRDefault="00000000" w:rsidRPr="00000000" w14:paraId="000004C3">
      <w:pPr>
        <w:numPr>
          <w:ilvl w:val="0"/>
          <w:numId w:val="77"/>
        </w:numPr>
        <w:spacing w:after="0" w:lineRule="auto"/>
        <w:ind w:left="1080" w:hanging="360"/>
        <w:jc w:val="left"/>
        <w:rPr/>
      </w:pPr>
      <w:r w:rsidDel="00000000" w:rsidR="00000000" w:rsidRPr="00000000">
        <w:rPr>
          <w:rtl w:val="0"/>
        </w:rPr>
        <w:t xml:space="preserve">Nome completo; </w:t>
      </w:r>
    </w:p>
    <w:p w:rsidR="00000000" w:rsidDel="00000000" w:rsidP="00000000" w:rsidRDefault="00000000" w:rsidRPr="00000000" w14:paraId="000004C4">
      <w:pPr>
        <w:numPr>
          <w:ilvl w:val="0"/>
          <w:numId w:val="138"/>
        </w:numPr>
        <w:spacing w:after="0" w:lineRule="auto"/>
        <w:ind w:left="1080" w:hanging="360"/>
        <w:jc w:val="left"/>
        <w:rPr/>
      </w:pPr>
      <w:r w:rsidDel="00000000" w:rsidR="00000000" w:rsidRPr="00000000">
        <w:rPr>
          <w:rtl w:val="0"/>
        </w:rPr>
        <w:t xml:space="preserve">Documento; </w:t>
      </w:r>
    </w:p>
    <w:p w:rsidR="00000000" w:rsidDel="00000000" w:rsidP="00000000" w:rsidRDefault="00000000" w:rsidRPr="00000000" w14:paraId="000004C5">
      <w:pPr>
        <w:numPr>
          <w:ilvl w:val="0"/>
          <w:numId w:val="29"/>
        </w:numPr>
        <w:spacing w:after="0" w:lineRule="auto"/>
        <w:ind w:left="1080" w:hanging="360"/>
        <w:jc w:val="left"/>
        <w:rPr/>
      </w:pPr>
      <w:r w:rsidDel="00000000" w:rsidR="00000000" w:rsidRPr="00000000">
        <w:rPr>
          <w:rtl w:val="0"/>
        </w:rPr>
        <w:t xml:space="preserve">Telefone de cadastro; </w:t>
      </w:r>
    </w:p>
    <w:p w:rsidR="00000000" w:rsidDel="00000000" w:rsidP="00000000" w:rsidRDefault="00000000" w:rsidRPr="00000000" w14:paraId="000004C6">
      <w:pPr>
        <w:numPr>
          <w:ilvl w:val="0"/>
          <w:numId w:val="213"/>
        </w:numPr>
        <w:spacing w:after="0" w:lineRule="auto"/>
        <w:ind w:left="1080" w:hanging="360"/>
        <w:jc w:val="left"/>
        <w:rPr/>
      </w:pPr>
      <w:r w:rsidDel="00000000" w:rsidR="00000000" w:rsidRPr="00000000">
        <w:rPr>
          <w:rtl w:val="0"/>
        </w:rPr>
        <w:t xml:space="preserve">E-mail; </w:t>
      </w:r>
    </w:p>
    <w:p w:rsidR="00000000" w:rsidDel="00000000" w:rsidP="00000000" w:rsidRDefault="00000000" w:rsidRPr="00000000" w14:paraId="000004C7">
      <w:pPr>
        <w:numPr>
          <w:ilvl w:val="0"/>
          <w:numId w:val="53"/>
        </w:numPr>
        <w:spacing w:after="0" w:lineRule="auto"/>
        <w:ind w:left="1080" w:hanging="360"/>
        <w:jc w:val="left"/>
        <w:rPr/>
      </w:pPr>
      <w:r w:rsidDel="00000000" w:rsidR="00000000" w:rsidRPr="00000000">
        <w:rPr>
          <w:rtl w:val="0"/>
        </w:rPr>
        <w:t xml:space="preserve">Data de nascimento. </w:t>
      </w:r>
    </w:p>
    <w:p w:rsidR="00000000" w:rsidDel="00000000" w:rsidP="00000000" w:rsidRDefault="00000000" w:rsidRPr="00000000" w14:paraId="000004C8">
      <w:pPr>
        <w:shd w:fill="ffffff" w:val="clear"/>
        <w:spacing w:after="160" w:lineRule="auto"/>
        <w:rPr/>
      </w:pPr>
      <w:r w:rsidDel="00000000" w:rsidR="00000000" w:rsidRPr="00000000">
        <w:rPr>
          <w:b w:val="1"/>
          <w:rtl w:val="0"/>
        </w:rPr>
        <w:t xml:space="preserve">Informações da conta:</w:t>
      </w:r>
      <w:r w:rsidDel="00000000" w:rsidR="00000000" w:rsidRPr="00000000">
        <w:rPr>
          <w:rtl w:val="0"/>
        </w:rPr>
        <w:t xml:space="preserve"> </w:t>
      </w:r>
    </w:p>
    <w:p w:rsidR="00000000" w:rsidDel="00000000" w:rsidP="00000000" w:rsidRDefault="00000000" w:rsidRPr="00000000" w14:paraId="000004C9">
      <w:pPr>
        <w:numPr>
          <w:ilvl w:val="0"/>
          <w:numId w:val="241"/>
        </w:numPr>
        <w:spacing w:after="0" w:lineRule="auto"/>
        <w:ind w:left="1080" w:hanging="360"/>
        <w:jc w:val="left"/>
        <w:rPr/>
      </w:pPr>
      <w:r w:rsidDel="00000000" w:rsidR="00000000" w:rsidRPr="00000000">
        <w:rPr>
          <w:rtl w:val="0"/>
        </w:rPr>
        <w:t xml:space="preserve">Conta legado ou digital; </w:t>
      </w:r>
    </w:p>
    <w:p w:rsidR="00000000" w:rsidDel="00000000" w:rsidP="00000000" w:rsidRDefault="00000000" w:rsidRPr="00000000" w14:paraId="000004CA">
      <w:pPr>
        <w:numPr>
          <w:ilvl w:val="0"/>
          <w:numId w:val="58"/>
        </w:numPr>
        <w:spacing w:after="0" w:lineRule="auto"/>
        <w:ind w:left="1080" w:hanging="360"/>
        <w:jc w:val="left"/>
        <w:rPr/>
      </w:pPr>
      <w:r w:rsidDel="00000000" w:rsidR="00000000" w:rsidRPr="00000000">
        <w:rPr>
          <w:rtl w:val="0"/>
        </w:rPr>
        <w:t xml:space="preserve">Número da cooperativa; </w:t>
      </w:r>
    </w:p>
    <w:p w:rsidR="00000000" w:rsidDel="00000000" w:rsidP="00000000" w:rsidRDefault="00000000" w:rsidRPr="00000000" w14:paraId="000004CB">
      <w:pPr>
        <w:numPr>
          <w:ilvl w:val="0"/>
          <w:numId w:val="344"/>
        </w:numPr>
        <w:spacing w:after="0" w:lineRule="auto"/>
        <w:ind w:left="1080" w:hanging="360"/>
        <w:jc w:val="left"/>
        <w:rPr/>
      </w:pPr>
      <w:r w:rsidDel="00000000" w:rsidR="00000000" w:rsidRPr="00000000">
        <w:rPr>
          <w:rtl w:val="0"/>
        </w:rPr>
        <w:t xml:space="preserve">Número da agência; </w:t>
      </w:r>
    </w:p>
    <w:p w:rsidR="00000000" w:rsidDel="00000000" w:rsidP="00000000" w:rsidRDefault="00000000" w:rsidRPr="00000000" w14:paraId="000004CC">
      <w:pPr>
        <w:numPr>
          <w:ilvl w:val="0"/>
          <w:numId w:val="170"/>
        </w:numPr>
        <w:spacing w:after="0" w:lineRule="auto"/>
        <w:ind w:left="1080" w:hanging="360"/>
        <w:jc w:val="left"/>
        <w:rPr/>
      </w:pPr>
      <w:r w:rsidDel="00000000" w:rsidR="00000000" w:rsidRPr="00000000">
        <w:rPr>
          <w:rtl w:val="0"/>
        </w:rPr>
        <w:t xml:space="preserve">Número da conta; </w:t>
      </w:r>
    </w:p>
    <w:p w:rsidR="00000000" w:rsidDel="00000000" w:rsidP="00000000" w:rsidRDefault="00000000" w:rsidRPr="00000000" w14:paraId="000004CD">
      <w:pPr>
        <w:numPr>
          <w:ilvl w:val="0"/>
          <w:numId w:val="203"/>
        </w:numPr>
        <w:spacing w:after="0" w:lineRule="auto"/>
        <w:ind w:left="1080" w:hanging="360"/>
        <w:jc w:val="left"/>
        <w:rPr/>
      </w:pPr>
      <w:r w:rsidDel="00000000" w:rsidR="00000000" w:rsidRPr="00000000">
        <w:rPr>
          <w:rtl w:val="0"/>
        </w:rPr>
        <w:t xml:space="preserve">Número da carteira; </w:t>
      </w:r>
    </w:p>
    <w:p w:rsidR="00000000" w:rsidDel="00000000" w:rsidP="00000000" w:rsidRDefault="00000000" w:rsidRPr="00000000" w14:paraId="000004CE">
      <w:pPr>
        <w:numPr>
          <w:ilvl w:val="0"/>
          <w:numId w:val="255"/>
        </w:numPr>
        <w:spacing w:after="0" w:lineRule="auto"/>
        <w:ind w:left="1080" w:hanging="360"/>
        <w:jc w:val="left"/>
        <w:rPr/>
      </w:pPr>
      <w:r w:rsidDel="00000000" w:rsidR="00000000" w:rsidRPr="00000000">
        <w:rPr>
          <w:rtl w:val="0"/>
        </w:rPr>
        <w:t xml:space="preserve">Nome gestor; </w:t>
      </w:r>
    </w:p>
    <w:p w:rsidR="00000000" w:rsidDel="00000000" w:rsidP="00000000" w:rsidRDefault="00000000" w:rsidRPr="00000000" w14:paraId="000004CF">
      <w:pPr>
        <w:numPr>
          <w:ilvl w:val="0"/>
          <w:numId w:val="261"/>
        </w:numPr>
        <w:spacing w:after="0" w:lineRule="auto"/>
        <w:ind w:left="1080" w:hanging="360"/>
        <w:jc w:val="left"/>
        <w:rPr/>
      </w:pPr>
      <w:r w:rsidDel="00000000" w:rsidR="00000000" w:rsidRPr="00000000">
        <w:rPr>
          <w:rtl w:val="0"/>
        </w:rPr>
        <w:t xml:space="preserve">Se primeiro titular ou não </w:t>
      </w:r>
    </w:p>
    <w:p w:rsidR="00000000" w:rsidDel="00000000" w:rsidP="00000000" w:rsidRDefault="00000000" w:rsidRPr="00000000" w14:paraId="000004D0">
      <w:pPr>
        <w:shd w:fill="ffffff" w:val="clear"/>
        <w:spacing w:after="160" w:lineRule="auto"/>
        <w:rPr/>
      </w:pPr>
      <w:r w:rsidDel="00000000" w:rsidR="00000000" w:rsidRPr="00000000">
        <w:rPr>
          <w:b w:val="1"/>
          <w:rtl w:val="0"/>
        </w:rPr>
        <w:t xml:space="preserve">Informações de segurança:</w:t>
      </w:r>
      <w:r w:rsidDel="00000000" w:rsidR="00000000" w:rsidRPr="00000000">
        <w:rPr>
          <w:rtl w:val="0"/>
        </w:rPr>
        <w:t xml:space="preserve"> </w:t>
      </w:r>
    </w:p>
    <w:p w:rsidR="00000000" w:rsidDel="00000000" w:rsidP="00000000" w:rsidRDefault="00000000" w:rsidRPr="00000000" w14:paraId="000004D1">
      <w:pPr>
        <w:numPr>
          <w:ilvl w:val="0"/>
          <w:numId w:val="235"/>
        </w:numPr>
        <w:spacing w:after="0" w:lineRule="auto"/>
        <w:ind w:left="1080" w:hanging="360"/>
        <w:jc w:val="left"/>
        <w:rPr/>
      </w:pPr>
      <w:r w:rsidDel="00000000" w:rsidR="00000000" w:rsidRPr="00000000">
        <w:rPr>
          <w:rtl w:val="0"/>
        </w:rPr>
        <w:t xml:space="preserve">Forma de identificação do associado no canal; </w:t>
      </w:r>
    </w:p>
    <w:p w:rsidR="00000000" w:rsidDel="00000000" w:rsidP="00000000" w:rsidRDefault="00000000" w:rsidRPr="00000000" w14:paraId="000004D2">
      <w:pPr>
        <w:numPr>
          <w:ilvl w:val="0"/>
          <w:numId w:val="237"/>
        </w:numPr>
        <w:spacing w:after="0" w:lineRule="auto"/>
        <w:ind w:left="1080" w:hanging="360"/>
        <w:jc w:val="left"/>
        <w:rPr/>
      </w:pPr>
      <w:r w:rsidDel="00000000" w:rsidR="00000000" w:rsidRPr="00000000">
        <w:rPr>
          <w:rtl w:val="0"/>
        </w:rPr>
        <w:t xml:space="preserve">Última atualização cadastral; </w:t>
      </w:r>
    </w:p>
    <w:p w:rsidR="00000000" w:rsidDel="00000000" w:rsidP="00000000" w:rsidRDefault="00000000" w:rsidRPr="00000000" w14:paraId="000004D3">
      <w:pPr>
        <w:numPr>
          <w:ilvl w:val="0"/>
          <w:numId w:val="223"/>
        </w:numPr>
        <w:spacing w:after="0" w:lineRule="auto"/>
        <w:ind w:left="1080" w:hanging="360"/>
        <w:jc w:val="left"/>
        <w:rPr/>
      </w:pPr>
      <w:r w:rsidDel="00000000" w:rsidR="00000000" w:rsidRPr="00000000">
        <w:rPr>
          <w:rtl w:val="0"/>
        </w:rPr>
        <w:t xml:space="preserve">Informação se o número de telefone que contatou está diferente do de cadastro.  </w:t>
      </w:r>
    </w:p>
    <w:p w:rsidR="00000000" w:rsidDel="00000000" w:rsidP="00000000" w:rsidRDefault="00000000" w:rsidRPr="00000000" w14:paraId="000004D4">
      <w:pPr>
        <w:shd w:fill="ffffff" w:val="clear"/>
        <w:spacing w:after="160" w:lineRule="auto"/>
        <w:rPr/>
      </w:pPr>
      <w:r w:rsidDel="00000000" w:rsidR="00000000" w:rsidRPr="00000000">
        <w:rPr>
          <w:b w:val="1"/>
          <w:rtl w:val="0"/>
        </w:rPr>
        <w:t xml:space="preserve">Outras informações: </w:t>
      </w:r>
      <w:r w:rsidDel="00000000" w:rsidR="00000000" w:rsidRPr="00000000">
        <w:rPr>
          <w:rtl w:val="0"/>
        </w:rPr>
        <w:t xml:space="preserve"> </w:t>
      </w:r>
    </w:p>
    <w:p w:rsidR="00000000" w:rsidDel="00000000" w:rsidP="00000000" w:rsidRDefault="00000000" w:rsidRPr="00000000" w14:paraId="000004D5">
      <w:pPr>
        <w:numPr>
          <w:ilvl w:val="0"/>
          <w:numId w:val="239"/>
        </w:numPr>
        <w:spacing w:after="0" w:lineRule="auto"/>
        <w:ind w:left="1080" w:hanging="360"/>
        <w:jc w:val="left"/>
        <w:rPr/>
      </w:pPr>
      <w:r w:rsidDel="00000000" w:rsidR="00000000" w:rsidRPr="00000000">
        <w:rPr>
          <w:rtl w:val="0"/>
        </w:rPr>
        <w:t xml:space="preserve">Informações sobre as opções de handover.   </w:t>
      </w:r>
    </w:p>
    <w:p w:rsidR="00000000" w:rsidDel="00000000" w:rsidP="00000000" w:rsidRDefault="00000000" w:rsidRPr="00000000" w14:paraId="000004D6">
      <w:pPr>
        <w:pStyle w:val="Heading2"/>
        <w:numPr>
          <w:ilvl w:val="1"/>
          <w:numId w:val="205"/>
        </w:numPr>
        <w:shd w:fill="ffffff" w:val="clear"/>
        <w:spacing w:after="160" w:before="360" w:line="276" w:lineRule="auto"/>
        <w:ind w:left="0" w:firstLine="0"/>
        <w:rPr>
          <w:b w:val="0"/>
          <w:color w:val="000000"/>
          <w:sz w:val="18"/>
          <w:szCs w:val="18"/>
        </w:rPr>
      </w:pPr>
      <w:bookmarkStart w:colFirst="0" w:colLast="0" w:name="_heading=h.awrz0u7pdbne" w:id="42"/>
      <w:bookmarkEnd w:id="42"/>
      <w:r w:rsidDel="00000000" w:rsidR="00000000" w:rsidRPr="00000000">
        <w:rPr>
          <w:color w:val="000000"/>
          <w:sz w:val="18"/>
          <w:szCs w:val="18"/>
          <w:rtl w:val="0"/>
        </w:rPr>
        <w:t xml:space="preserve">REQ 35 - Envio de arquivos</w:t>
      </w:r>
      <w:r w:rsidDel="00000000" w:rsidR="00000000" w:rsidRPr="00000000">
        <w:rPr>
          <w:b w:val="0"/>
          <w:color w:val="000000"/>
          <w:sz w:val="18"/>
          <w:szCs w:val="18"/>
          <w:rtl w:val="0"/>
        </w:rPr>
        <w:t xml:space="preserve"> </w:t>
      </w:r>
    </w:p>
    <w:p w:rsidR="00000000" w:rsidDel="00000000" w:rsidP="00000000" w:rsidRDefault="00000000" w:rsidRPr="00000000" w14:paraId="000004D7">
      <w:pPr>
        <w:shd w:fill="ffffff" w:val="clear"/>
        <w:spacing w:after="160" w:lineRule="auto"/>
        <w:rPr/>
      </w:pPr>
      <w:r w:rsidDel="00000000" w:rsidR="00000000" w:rsidRPr="00000000">
        <w:rPr>
          <w:rtl w:val="0"/>
        </w:rPr>
        <w:t xml:space="preserve">Durante o atendimento é possível fazer envios de arquivos para o associado sendo esses:  </w:t>
      </w:r>
    </w:p>
    <w:p w:rsidR="00000000" w:rsidDel="00000000" w:rsidP="00000000" w:rsidRDefault="00000000" w:rsidRPr="00000000" w14:paraId="000004D8">
      <w:pPr>
        <w:numPr>
          <w:ilvl w:val="0"/>
          <w:numId w:val="358"/>
        </w:numPr>
        <w:spacing w:after="0" w:lineRule="auto"/>
        <w:ind w:left="1080" w:hanging="360"/>
        <w:jc w:val="left"/>
        <w:rPr/>
      </w:pPr>
      <w:r w:rsidDel="00000000" w:rsidR="00000000" w:rsidRPr="00000000">
        <w:rPr>
          <w:b w:val="1"/>
          <w:rtl w:val="0"/>
        </w:rPr>
        <w:t xml:space="preserve">Áudios: </w:t>
      </w:r>
      <w:r w:rsidDel="00000000" w:rsidR="00000000" w:rsidRPr="00000000">
        <w:rPr>
          <w:rtl w:val="0"/>
        </w:rPr>
        <w:t xml:space="preserve">audio/aac, audio/mp4, audio/amr, audio/mpeg e </w:t>
        <w:br w:type="textWrapping"/>
        <w:t xml:space="preserve">audio/ogg; codecs = opus tamanho máximo de 16MB; </w:t>
      </w:r>
    </w:p>
    <w:p w:rsidR="00000000" w:rsidDel="00000000" w:rsidP="00000000" w:rsidRDefault="00000000" w:rsidRPr="00000000" w14:paraId="000004D9">
      <w:pPr>
        <w:numPr>
          <w:ilvl w:val="0"/>
          <w:numId w:val="15"/>
        </w:numPr>
        <w:spacing w:after="0" w:lineRule="auto"/>
        <w:ind w:left="1080" w:hanging="360"/>
        <w:jc w:val="left"/>
        <w:rPr/>
      </w:pPr>
      <w:r w:rsidDel="00000000" w:rsidR="00000000" w:rsidRPr="00000000">
        <w:rPr>
          <w:b w:val="1"/>
          <w:rtl w:val="0"/>
        </w:rPr>
        <w:t xml:space="preserve">Imagens</w:t>
      </w:r>
      <w:r w:rsidDel="00000000" w:rsidR="00000000" w:rsidRPr="00000000">
        <w:rPr>
          <w:rtl w:val="0"/>
        </w:rPr>
        <w:t xml:space="preserve">, no formato jpeg ou png tamanho máximo de 5 MB </w:t>
      </w:r>
    </w:p>
    <w:p w:rsidR="00000000" w:rsidDel="00000000" w:rsidP="00000000" w:rsidRDefault="00000000" w:rsidRPr="00000000" w14:paraId="000004DA">
      <w:pPr>
        <w:numPr>
          <w:ilvl w:val="0"/>
          <w:numId w:val="228"/>
        </w:numPr>
        <w:spacing w:after="0" w:lineRule="auto"/>
        <w:ind w:left="1080" w:hanging="360"/>
        <w:jc w:val="left"/>
        <w:rPr/>
      </w:pPr>
      <w:r w:rsidDel="00000000" w:rsidR="00000000" w:rsidRPr="00000000">
        <w:rPr>
          <w:b w:val="1"/>
          <w:rtl w:val="0"/>
        </w:rPr>
        <w:t xml:space="preserve">vídeo</w:t>
      </w:r>
      <w:r w:rsidDel="00000000" w:rsidR="00000000" w:rsidRPr="00000000">
        <w:rPr>
          <w:rtl w:val="0"/>
        </w:rPr>
        <w:t xml:space="preserve">, no formato MP4 ou 3gpp (</w:t>
      </w:r>
      <w:r w:rsidDel="00000000" w:rsidR="00000000" w:rsidRPr="00000000">
        <w:rPr>
          <w:color w:val="333333"/>
          <w:rtl w:val="0"/>
        </w:rPr>
        <w:t xml:space="preserve">Apenas o codec de vídeo H.264 e o codec de áudio AAC são compatíveis), tamanho máximo 100 MB </w:t>
      </w:r>
      <w:r w:rsidDel="00000000" w:rsidR="00000000" w:rsidRPr="00000000">
        <w:rPr>
          <w:rtl w:val="0"/>
        </w:rPr>
      </w:r>
    </w:p>
    <w:p w:rsidR="00000000" w:rsidDel="00000000" w:rsidP="00000000" w:rsidRDefault="00000000" w:rsidRPr="00000000" w14:paraId="000004DB">
      <w:pPr>
        <w:numPr>
          <w:ilvl w:val="0"/>
          <w:numId w:val="104"/>
        </w:numPr>
        <w:spacing w:after="0" w:lineRule="auto"/>
        <w:ind w:left="1080" w:hanging="360"/>
        <w:jc w:val="left"/>
        <w:rPr/>
      </w:pPr>
      <w:r w:rsidDel="00000000" w:rsidR="00000000" w:rsidRPr="00000000">
        <w:rPr>
          <w:b w:val="1"/>
          <w:rtl w:val="0"/>
        </w:rPr>
        <w:t xml:space="preserve">arquivos</w:t>
      </w:r>
      <w:r w:rsidDel="00000000" w:rsidR="00000000" w:rsidRPr="00000000">
        <w:rPr>
          <w:rtl w:val="0"/>
        </w:rPr>
        <w:t xml:space="preserve">, como PDF, Word, Excel... Formato qualquer tipo de MIME valido, tamanho máximo 100MB </w:t>
      </w:r>
    </w:p>
    <w:p w:rsidR="00000000" w:rsidDel="00000000" w:rsidP="00000000" w:rsidRDefault="00000000" w:rsidRPr="00000000" w14:paraId="000004DC">
      <w:pPr>
        <w:shd w:fill="ffffff" w:val="clear"/>
        <w:spacing w:after="160" w:lineRule="auto"/>
        <w:rPr/>
      </w:pPr>
      <w:r w:rsidDel="00000000" w:rsidR="00000000" w:rsidRPr="00000000">
        <w:rPr>
          <w:b w:val="1"/>
          <w:rtl w:val="0"/>
        </w:rPr>
        <w:t xml:space="preserve">OBS</w:t>
      </w:r>
      <w:r w:rsidDel="00000000" w:rsidR="00000000" w:rsidRPr="00000000">
        <w:rPr>
          <w:rtl w:val="0"/>
        </w:rPr>
        <w:t xml:space="preserve">: Ao selecionar o anexo, o usuário dever conseguir ver o documento que está sendo enviado em tela, e ao clicar em enviar o sistema deve perguntar se realmente o usuário quer fazer o envio do documento.  </w:t>
      </w:r>
    </w:p>
    <w:p w:rsidR="00000000" w:rsidDel="00000000" w:rsidP="00000000" w:rsidRDefault="00000000" w:rsidRPr="00000000" w14:paraId="000004DD">
      <w:pPr>
        <w:shd w:fill="ffffff" w:val="clear"/>
        <w:spacing w:after="160" w:lineRule="auto"/>
        <w:rPr/>
      </w:pPr>
      <w:r w:rsidDel="00000000" w:rsidR="00000000" w:rsidRPr="00000000">
        <w:rPr>
          <w:rtl w:val="0"/>
        </w:rPr>
        <w:t xml:space="preserve">O documento deve ser enviado um a um, não sendo permitido o envio de pastas com documentos.  </w:t>
        <w:br w:type="textWrapping"/>
      </w:r>
    </w:p>
    <w:p w:rsidR="00000000" w:rsidDel="00000000" w:rsidP="00000000" w:rsidRDefault="00000000" w:rsidRPr="00000000" w14:paraId="000004DE">
      <w:pPr>
        <w:shd w:fill="ffffff" w:val="clear"/>
        <w:spacing w:after="160" w:lineRule="auto"/>
        <w:rPr/>
      </w:pPr>
      <w:r w:rsidDel="00000000" w:rsidR="00000000" w:rsidRPr="00000000">
        <w:rPr>
          <w:b w:val="1"/>
          <w:rtl w:val="0"/>
        </w:rPr>
        <w:t xml:space="preserve">REQ 69 - Envio de Gifs</w:t>
      </w:r>
      <w:r w:rsidDel="00000000" w:rsidR="00000000" w:rsidRPr="00000000">
        <w:rPr>
          <w:rtl w:val="0"/>
        </w:rPr>
        <w:t xml:space="preserve"> </w:t>
      </w:r>
    </w:p>
    <w:p w:rsidR="00000000" w:rsidDel="00000000" w:rsidP="00000000" w:rsidRDefault="00000000" w:rsidRPr="00000000" w14:paraId="000004DF">
      <w:pPr>
        <w:shd w:fill="ffffff" w:val="clear"/>
        <w:spacing w:after="160" w:lineRule="auto"/>
        <w:rPr/>
      </w:pPr>
      <w:r w:rsidDel="00000000" w:rsidR="00000000" w:rsidRPr="00000000">
        <w:rPr>
          <w:rtl w:val="0"/>
        </w:rPr>
        <w:t xml:space="preserve">Durante o atendimento é possível fazer os envios de gifs para os associados. </w:t>
      </w:r>
    </w:p>
    <w:p w:rsidR="00000000" w:rsidDel="00000000" w:rsidP="00000000" w:rsidRDefault="00000000" w:rsidRPr="00000000" w14:paraId="000004E0">
      <w:pPr>
        <w:pStyle w:val="Heading2"/>
        <w:numPr>
          <w:ilvl w:val="1"/>
          <w:numId w:val="205"/>
        </w:numPr>
        <w:shd w:fill="ffffff" w:val="clear"/>
        <w:spacing w:after="160" w:before="360" w:line="276" w:lineRule="auto"/>
        <w:ind w:left="0" w:firstLine="0"/>
        <w:rPr>
          <w:b w:val="0"/>
          <w:color w:val="000000"/>
          <w:sz w:val="18"/>
          <w:szCs w:val="18"/>
        </w:rPr>
      </w:pPr>
      <w:bookmarkStart w:colFirst="0" w:colLast="0" w:name="_heading=h.u3m1nyy8wbcg" w:id="43"/>
      <w:bookmarkEnd w:id="43"/>
      <w:r w:rsidDel="00000000" w:rsidR="00000000" w:rsidRPr="00000000">
        <w:rPr>
          <w:color w:val="000000"/>
          <w:sz w:val="18"/>
          <w:szCs w:val="18"/>
          <w:rtl w:val="0"/>
        </w:rPr>
        <w:t xml:space="preserve">REQ 70 - Enviar emojis</w:t>
      </w:r>
      <w:r w:rsidDel="00000000" w:rsidR="00000000" w:rsidRPr="00000000">
        <w:rPr>
          <w:b w:val="0"/>
          <w:color w:val="000000"/>
          <w:sz w:val="18"/>
          <w:szCs w:val="18"/>
          <w:rtl w:val="0"/>
        </w:rPr>
        <w:t xml:space="preserve"> </w:t>
      </w:r>
    </w:p>
    <w:p w:rsidR="00000000" w:rsidDel="00000000" w:rsidP="00000000" w:rsidRDefault="00000000" w:rsidRPr="00000000" w14:paraId="000004E1">
      <w:pPr>
        <w:shd w:fill="ffffff" w:val="clear"/>
        <w:spacing w:after="160" w:lineRule="auto"/>
        <w:rPr/>
      </w:pPr>
      <w:r w:rsidDel="00000000" w:rsidR="00000000" w:rsidRPr="00000000">
        <w:rPr>
          <w:rtl w:val="0"/>
        </w:rPr>
        <w:t xml:space="preserve">Durante o atendimento é possível fazer os envios de gifs para os associados. </w:t>
      </w:r>
    </w:p>
    <w:p w:rsidR="00000000" w:rsidDel="00000000" w:rsidP="00000000" w:rsidRDefault="00000000" w:rsidRPr="00000000" w14:paraId="000004E2">
      <w:pPr>
        <w:pStyle w:val="Heading2"/>
        <w:numPr>
          <w:ilvl w:val="1"/>
          <w:numId w:val="205"/>
        </w:numPr>
        <w:spacing w:after="120" w:before="360" w:line="276" w:lineRule="auto"/>
        <w:ind w:left="0" w:firstLine="0"/>
        <w:jc w:val="left"/>
        <w:rPr>
          <w:color w:val="000000"/>
          <w:sz w:val="18"/>
          <w:szCs w:val="18"/>
        </w:rPr>
      </w:pPr>
      <w:bookmarkStart w:colFirst="0" w:colLast="0" w:name="_heading=h.5k5cg9cm6py2" w:id="44"/>
      <w:bookmarkEnd w:id="44"/>
      <w:r w:rsidDel="00000000" w:rsidR="00000000" w:rsidRPr="00000000">
        <w:rPr>
          <w:color w:val="000000"/>
          <w:sz w:val="18"/>
          <w:szCs w:val="18"/>
          <w:rtl w:val="0"/>
        </w:rPr>
        <w:t xml:space="preserve">REQ 36 - Fechar a conversa </w:t>
      </w:r>
    </w:p>
    <w:p w:rsidR="00000000" w:rsidDel="00000000" w:rsidP="00000000" w:rsidRDefault="00000000" w:rsidRPr="00000000" w14:paraId="000004E3">
      <w:pPr>
        <w:shd w:fill="ffffff" w:val="clear"/>
        <w:spacing w:after="160" w:lineRule="auto"/>
        <w:rPr/>
      </w:pPr>
      <w:r w:rsidDel="00000000" w:rsidR="00000000" w:rsidRPr="00000000">
        <w:rPr>
          <w:rtl w:val="0"/>
        </w:rPr>
        <w:t xml:space="preserve">Após o término do atendimento a plataforma conta com o ícone de encerramento de conversa. Ao selecionar esse ícone você escolhe um dos motivos de encerramento para previamente cadastro pelo grupo para a categorização do atendimento. Esse motivo vem em relatório onde a cooperativa consegue fazer uma análise dos assuntos que são mais tratados.  </w:t>
      </w:r>
    </w:p>
    <w:p w:rsidR="00000000" w:rsidDel="00000000" w:rsidP="00000000" w:rsidRDefault="00000000" w:rsidRPr="00000000" w14:paraId="000004E4">
      <w:pPr>
        <w:pStyle w:val="Heading2"/>
        <w:numPr>
          <w:ilvl w:val="1"/>
          <w:numId w:val="205"/>
        </w:numPr>
        <w:shd w:fill="ffffff" w:val="clear"/>
        <w:spacing w:after="160" w:before="360" w:line="276" w:lineRule="auto"/>
        <w:ind w:left="0" w:firstLine="0"/>
        <w:rPr>
          <w:b w:val="0"/>
          <w:color w:val="000000"/>
          <w:sz w:val="18"/>
          <w:szCs w:val="18"/>
        </w:rPr>
      </w:pPr>
      <w:bookmarkStart w:colFirst="0" w:colLast="0" w:name="_heading=h.s0m390h8b0iv" w:id="45"/>
      <w:bookmarkEnd w:id="45"/>
      <w:r w:rsidDel="00000000" w:rsidR="00000000" w:rsidRPr="00000000">
        <w:rPr>
          <w:color w:val="000000"/>
          <w:sz w:val="18"/>
          <w:szCs w:val="18"/>
          <w:rtl w:val="0"/>
        </w:rPr>
        <w:t xml:space="preserve">REQ 37 - Pesquisa de satisfação</w:t>
      </w:r>
      <w:r w:rsidDel="00000000" w:rsidR="00000000" w:rsidRPr="00000000">
        <w:rPr>
          <w:b w:val="0"/>
          <w:color w:val="000000"/>
          <w:sz w:val="18"/>
          <w:szCs w:val="18"/>
          <w:rtl w:val="0"/>
        </w:rPr>
        <w:t xml:space="preserve"> </w:t>
      </w:r>
    </w:p>
    <w:p w:rsidR="00000000" w:rsidDel="00000000" w:rsidP="00000000" w:rsidRDefault="00000000" w:rsidRPr="00000000" w14:paraId="000004E5">
      <w:pPr>
        <w:shd w:fill="ffffff" w:val="clear"/>
        <w:spacing w:after="160" w:lineRule="auto"/>
        <w:rPr/>
      </w:pPr>
      <w:r w:rsidDel="00000000" w:rsidR="00000000" w:rsidRPr="00000000">
        <w:rPr>
          <w:rtl w:val="0"/>
        </w:rPr>
        <w:t xml:space="preserve">A pesquisa de satisfação é por adesão das cooperativas.  </w:t>
      </w:r>
    </w:p>
    <w:p w:rsidR="00000000" w:rsidDel="00000000" w:rsidP="00000000" w:rsidRDefault="00000000" w:rsidRPr="00000000" w14:paraId="000004E6">
      <w:pPr>
        <w:shd w:fill="ffffff" w:val="clear"/>
        <w:spacing w:after="160" w:lineRule="auto"/>
        <w:rPr/>
      </w:pPr>
      <w:r w:rsidDel="00000000" w:rsidR="00000000" w:rsidRPr="00000000">
        <w:rPr>
          <w:b w:val="1"/>
          <w:rtl w:val="0"/>
        </w:rPr>
        <w:t xml:space="preserve">Cooperativas que possuem a adesão</w:t>
      </w:r>
      <w:r w:rsidDel="00000000" w:rsidR="00000000" w:rsidRPr="00000000">
        <w:rPr>
          <w:rtl w:val="0"/>
        </w:rPr>
        <w:t xml:space="preserve">, ao finalizar o atendimento é disparado uma pesquisa de satisfação de forma automática para o associado. O usuário no momento do encerramento, caso seja um atendimento improdutivo tem a opção de não fazer o envio da pesquisa.  </w:t>
      </w:r>
    </w:p>
    <w:p w:rsidR="00000000" w:rsidDel="00000000" w:rsidP="00000000" w:rsidRDefault="00000000" w:rsidRPr="00000000" w14:paraId="000004E7">
      <w:pPr>
        <w:shd w:fill="ffffff" w:val="clear"/>
        <w:spacing w:after="160" w:lineRule="auto"/>
        <w:rPr/>
      </w:pPr>
      <w:r w:rsidDel="00000000" w:rsidR="00000000" w:rsidRPr="00000000">
        <w:rPr>
          <w:rtl w:val="0"/>
        </w:rPr>
        <w:t xml:space="preserve">A pesquisa de satisfação é enviada após o atendimento ser finalizada e deve ser vinculada ao operador que atendeu e ao grupo que ele pertence.  </w:t>
      </w:r>
    </w:p>
    <w:p w:rsidR="00000000" w:rsidDel="00000000" w:rsidP="00000000" w:rsidRDefault="00000000" w:rsidRPr="00000000" w14:paraId="000004E8">
      <w:pPr>
        <w:shd w:fill="ffffff" w:val="clear"/>
        <w:spacing w:after="160" w:lineRule="auto"/>
        <w:rPr/>
      </w:pPr>
      <w:r w:rsidDel="00000000" w:rsidR="00000000" w:rsidRPr="00000000">
        <w:rPr>
          <w:b w:val="1"/>
          <w:rtl w:val="0"/>
        </w:rPr>
        <w:t xml:space="preserve">Detalhes: </w:t>
      </w:r>
      <w:r w:rsidDel="00000000" w:rsidR="00000000" w:rsidRPr="00000000">
        <w:rPr>
          <w:rtl w:val="0"/>
        </w:rPr>
        <w:t xml:space="preserve"> </w:t>
      </w:r>
    </w:p>
    <w:p w:rsidR="00000000" w:rsidDel="00000000" w:rsidP="00000000" w:rsidRDefault="00000000" w:rsidRPr="00000000" w14:paraId="000004E9">
      <w:pPr>
        <w:numPr>
          <w:ilvl w:val="0"/>
          <w:numId w:val="1"/>
        </w:numPr>
        <w:spacing w:after="0" w:lineRule="auto"/>
        <w:ind w:left="1080" w:hanging="360"/>
        <w:jc w:val="left"/>
        <w:rPr/>
      </w:pPr>
      <w:r w:rsidDel="00000000" w:rsidR="00000000" w:rsidRPr="00000000">
        <w:rPr>
          <w:rtl w:val="0"/>
        </w:rPr>
        <w:t xml:space="preserve">A pesquisa de satisfação fica ativa por 4 horas, dentro deste período a sessão do atendimento é encaminhado para uma fila default, caso o associado não responda a pesquisa depois deste período a conversa é arquivada de forma automática, caso responda a pesquisa de imediato a conversa já é arquivada.  </w:t>
      </w:r>
    </w:p>
    <w:p w:rsidR="00000000" w:rsidDel="00000000" w:rsidP="00000000" w:rsidRDefault="00000000" w:rsidRPr="00000000" w14:paraId="000004EA">
      <w:pPr>
        <w:numPr>
          <w:ilvl w:val="0"/>
          <w:numId w:val="161"/>
        </w:numPr>
        <w:spacing w:after="0" w:lineRule="auto"/>
        <w:ind w:left="1080" w:hanging="360"/>
        <w:jc w:val="left"/>
        <w:rPr/>
      </w:pPr>
      <w:r w:rsidDel="00000000" w:rsidR="00000000" w:rsidRPr="00000000">
        <w:rPr>
          <w:rtl w:val="0"/>
        </w:rPr>
        <w:t xml:space="preserve">A cooperativa pode acompanhar o retorno da pesquisa em D+1 através de Dash no BI e obter o analítico no Denodo.  </w:t>
      </w:r>
    </w:p>
    <w:p w:rsidR="00000000" w:rsidDel="00000000" w:rsidP="00000000" w:rsidRDefault="00000000" w:rsidRPr="00000000" w14:paraId="000004EB">
      <w:pPr>
        <w:pStyle w:val="Heading2"/>
        <w:numPr>
          <w:ilvl w:val="1"/>
          <w:numId w:val="205"/>
        </w:numPr>
        <w:shd w:fill="ffffff" w:val="clear"/>
        <w:spacing w:after="160" w:before="360" w:line="276" w:lineRule="auto"/>
        <w:ind w:left="0" w:firstLine="0"/>
        <w:rPr>
          <w:b w:val="0"/>
          <w:color w:val="000000"/>
          <w:sz w:val="18"/>
          <w:szCs w:val="18"/>
        </w:rPr>
      </w:pPr>
      <w:bookmarkStart w:colFirst="0" w:colLast="0" w:name="_heading=h.b3q98f8f5u9x" w:id="46"/>
      <w:bookmarkEnd w:id="46"/>
      <w:r w:rsidDel="00000000" w:rsidR="00000000" w:rsidRPr="00000000">
        <w:rPr>
          <w:color w:val="000000"/>
          <w:sz w:val="18"/>
          <w:szCs w:val="18"/>
          <w:rtl w:val="0"/>
        </w:rPr>
        <w:t xml:space="preserve">REQ 08 - Logs da conversa</w:t>
      </w:r>
      <w:r w:rsidDel="00000000" w:rsidR="00000000" w:rsidRPr="00000000">
        <w:rPr>
          <w:b w:val="0"/>
          <w:color w:val="000000"/>
          <w:sz w:val="18"/>
          <w:szCs w:val="18"/>
          <w:rtl w:val="0"/>
        </w:rPr>
        <w:t xml:space="preserve"> </w:t>
      </w:r>
    </w:p>
    <w:p w:rsidR="00000000" w:rsidDel="00000000" w:rsidP="00000000" w:rsidRDefault="00000000" w:rsidRPr="00000000" w14:paraId="000004EC">
      <w:pPr>
        <w:shd w:fill="ffffff" w:val="clear"/>
        <w:spacing w:after="160" w:lineRule="auto"/>
        <w:rPr/>
      </w:pPr>
      <w:r w:rsidDel="00000000" w:rsidR="00000000" w:rsidRPr="00000000">
        <w:rPr>
          <w:rtl w:val="0"/>
        </w:rPr>
        <w:t xml:space="preserve">Ponto de estrema importância, através dos logs das conversas a cooperativa, consegue fazer análise do que ocorreu no atendimento desde a entrada do associado no canal, até a finalização do atendimento.  </w:t>
      </w:r>
    </w:p>
    <w:p w:rsidR="00000000" w:rsidDel="00000000" w:rsidP="00000000" w:rsidRDefault="00000000" w:rsidRPr="00000000" w14:paraId="000004ED">
      <w:pPr>
        <w:shd w:fill="ffffff" w:val="clear"/>
        <w:spacing w:after="160" w:lineRule="auto"/>
        <w:rPr/>
      </w:pPr>
      <w:r w:rsidDel="00000000" w:rsidR="00000000" w:rsidRPr="00000000">
        <w:rPr>
          <w:b w:val="1"/>
          <w:rtl w:val="0"/>
        </w:rPr>
        <w:t xml:space="preserve">Através dos logs conseguimos analisar. </w:t>
      </w:r>
      <w:r w:rsidDel="00000000" w:rsidR="00000000" w:rsidRPr="00000000">
        <w:rPr>
          <w:rtl w:val="0"/>
        </w:rPr>
        <w:t xml:space="preserve"> </w:t>
      </w:r>
    </w:p>
    <w:p w:rsidR="00000000" w:rsidDel="00000000" w:rsidP="00000000" w:rsidRDefault="00000000" w:rsidRPr="00000000" w14:paraId="000004EE">
      <w:pPr>
        <w:numPr>
          <w:ilvl w:val="0"/>
          <w:numId w:val="318"/>
        </w:numPr>
        <w:spacing w:after="0" w:lineRule="auto"/>
        <w:ind w:left="1080" w:hanging="360"/>
        <w:jc w:val="left"/>
        <w:rPr/>
      </w:pPr>
      <w:r w:rsidDel="00000000" w:rsidR="00000000" w:rsidRPr="00000000">
        <w:rPr>
          <w:rtl w:val="0"/>
        </w:rPr>
        <w:t xml:space="preserve">Entrada do associado no canal;  </w:t>
      </w:r>
    </w:p>
    <w:p w:rsidR="00000000" w:rsidDel="00000000" w:rsidP="00000000" w:rsidRDefault="00000000" w:rsidRPr="00000000" w14:paraId="000004EF">
      <w:pPr>
        <w:numPr>
          <w:ilvl w:val="0"/>
          <w:numId w:val="127"/>
        </w:numPr>
        <w:spacing w:after="0" w:lineRule="auto"/>
        <w:ind w:left="1080" w:hanging="360"/>
        <w:jc w:val="left"/>
        <w:rPr/>
      </w:pPr>
      <w:r w:rsidDel="00000000" w:rsidR="00000000" w:rsidRPr="00000000">
        <w:rPr>
          <w:rtl w:val="0"/>
        </w:rPr>
        <w:t xml:space="preserve">Atualização das variáveis da conversa; </w:t>
      </w:r>
    </w:p>
    <w:p w:rsidR="00000000" w:rsidDel="00000000" w:rsidP="00000000" w:rsidRDefault="00000000" w:rsidRPr="00000000" w14:paraId="000004F0">
      <w:pPr>
        <w:numPr>
          <w:ilvl w:val="0"/>
          <w:numId w:val="105"/>
        </w:numPr>
        <w:spacing w:after="0" w:lineRule="auto"/>
        <w:ind w:left="1080" w:hanging="360"/>
        <w:jc w:val="left"/>
        <w:rPr/>
      </w:pPr>
      <w:r w:rsidDel="00000000" w:rsidR="00000000" w:rsidRPr="00000000">
        <w:rPr>
          <w:rtl w:val="0"/>
        </w:rPr>
        <w:t xml:space="preserve">Se o associado foi direcionado para a fila correta de acordo com a seleção de menu;  </w:t>
      </w:r>
    </w:p>
    <w:p w:rsidR="00000000" w:rsidDel="00000000" w:rsidP="00000000" w:rsidRDefault="00000000" w:rsidRPr="00000000" w14:paraId="000004F1">
      <w:pPr>
        <w:numPr>
          <w:ilvl w:val="0"/>
          <w:numId w:val="31"/>
        </w:numPr>
        <w:spacing w:after="0" w:lineRule="auto"/>
        <w:ind w:left="1080" w:hanging="360"/>
        <w:jc w:val="left"/>
        <w:rPr/>
      </w:pPr>
      <w:r w:rsidDel="00000000" w:rsidR="00000000" w:rsidRPr="00000000">
        <w:rPr>
          <w:rtl w:val="0"/>
        </w:rPr>
        <w:t xml:space="preserve">Se foi atribuído de forma correta ao usuário; </w:t>
      </w:r>
    </w:p>
    <w:p w:rsidR="00000000" w:rsidDel="00000000" w:rsidP="00000000" w:rsidRDefault="00000000" w:rsidRPr="00000000" w14:paraId="000004F2">
      <w:pPr>
        <w:numPr>
          <w:ilvl w:val="0"/>
          <w:numId w:val="107"/>
        </w:numPr>
        <w:spacing w:after="0" w:lineRule="auto"/>
        <w:ind w:left="1080" w:hanging="360"/>
        <w:jc w:val="left"/>
        <w:rPr/>
      </w:pPr>
      <w:r w:rsidDel="00000000" w:rsidR="00000000" w:rsidRPr="00000000">
        <w:rPr>
          <w:rtl w:val="0"/>
        </w:rPr>
        <w:t xml:space="preserve">Se teve transferência de fila de atendimento; </w:t>
      </w:r>
    </w:p>
    <w:p w:rsidR="00000000" w:rsidDel="00000000" w:rsidP="00000000" w:rsidRDefault="00000000" w:rsidRPr="00000000" w14:paraId="000004F3">
      <w:pPr>
        <w:numPr>
          <w:ilvl w:val="0"/>
          <w:numId w:val="326"/>
        </w:numPr>
        <w:spacing w:after="0" w:lineRule="auto"/>
        <w:ind w:left="1080" w:hanging="360"/>
        <w:jc w:val="left"/>
        <w:rPr/>
      </w:pPr>
      <w:r w:rsidDel="00000000" w:rsidR="00000000" w:rsidRPr="00000000">
        <w:rPr>
          <w:rtl w:val="0"/>
        </w:rPr>
        <w:t xml:space="preserve">Se teve transferência do atendimento entre operadores;  </w:t>
      </w:r>
    </w:p>
    <w:p w:rsidR="00000000" w:rsidDel="00000000" w:rsidP="00000000" w:rsidRDefault="00000000" w:rsidRPr="00000000" w14:paraId="000004F4">
      <w:pPr>
        <w:numPr>
          <w:ilvl w:val="0"/>
          <w:numId w:val="51"/>
        </w:numPr>
        <w:spacing w:after="0" w:lineRule="auto"/>
        <w:ind w:left="1080" w:hanging="360"/>
        <w:jc w:val="left"/>
        <w:rPr/>
      </w:pPr>
      <w:r w:rsidDel="00000000" w:rsidR="00000000" w:rsidRPr="00000000">
        <w:rPr>
          <w:rtl w:val="0"/>
        </w:rPr>
        <w:t xml:space="preserve">Se foi colocado em espera, e momento em que retorna da espera; </w:t>
      </w:r>
    </w:p>
    <w:p w:rsidR="00000000" w:rsidDel="00000000" w:rsidP="00000000" w:rsidRDefault="00000000" w:rsidRPr="00000000" w14:paraId="000004F5">
      <w:pPr>
        <w:numPr>
          <w:ilvl w:val="0"/>
          <w:numId w:val="202"/>
        </w:numPr>
        <w:spacing w:after="0" w:lineRule="auto"/>
        <w:ind w:left="1080" w:hanging="360"/>
        <w:jc w:val="left"/>
        <w:rPr/>
      </w:pPr>
      <w:r w:rsidDel="00000000" w:rsidR="00000000" w:rsidRPr="00000000">
        <w:rPr>
          <w:rtl w:val="0"/>
        </w:rPr>
        <w:t xml:space="preserve">Se foi direcionado para a inteligência artificial (Theo); </w:t>
      </w:r>
    </w:p>
    <w:p w:rsidR="00000000" w:rsidDel="00000000" w:rsidP="00000000" w:rsidRDefault="00000000" w:rsidRPr="00000000" w14:paraId="000004F6">
      <w:pPr>
        <w:numPr>
          <w:ilvl w:val="0"/>
          <w:numId w:val="166"/>
        </w:numPr>
        <w:spacing w:after="0" w:lineRule="auto"/>
        <w:ind w:left="1080" w:hanging="360"/>
        <w:jc w:val="left"/>
        <w:rPr/>
      </w:pPr>
      <w:r w:rsidDel="00000000" w:rsidR="00000000" w:rsidRPr="00000000">
        <w:rPr>
          <w:rtl w:val="0"/>
        </w:rPr>
        <w:t xml:space="preserve">Se foi enviado pesquisa de satisfação; </w:t>
      </w:r>
    </w:p>
    <w:p w:rsidR="00000000" w:rsidDel="00000000" w:rsidP="00000000" w:rsidRDefault="00000000" w:rsidRPr="00000000" w14:paraId="000004F7">
      <w:pPr>
        <w:numPr>
          <w:ilvl w:val="0"/>
          <w:numId w:val="152"/>
        </w:numPr>
        <w:spacing w:after="0" w:lineRule="auto"/>
        <w:ind w:left="1080" w:hanging="360"/>
        <w:jc w:val="left"/>
        <w:rPr/>
      </w:pPr>
      <w:r w:rsidDel="00000000" w:rsidR="00000000" w:rsidRPr="00000000">
        <w:rPr>
          <w:rtl w:val="0"/>
        </w:rPr>
        <w:t xml:space="preserve">Se foi encerrado como improdutivo; </w:t>
      </w:r>
    </w:p>
    <w:p w:rsidR="00000000" w:rsidDel="00000000" w:rsidP="00000000" w:rsidRDefault="00000000" w:rsidRPr="00000000" w14:paraId="000004F8">
      <w:pPr>
        <w:numPr>
          <w:ilvl w:val="0"/>
          <w:numId w:val="327"/>
        </w:numPr>
        <w:spacing w:after="0" w:lineRule="auto"/>
        <w:ind w:left="1080" w:hanging="360"/>
        <w:jc w:val="left"/>
        <w:rPr/>
      </w:pPr>
      <w:r w:rsidDel="00000000" w:rsidR="00000000" w:rsidRPr="00000000">
        <w:rPr>
          <w:rtl w:val="0"/>
        </w:rPr>
        <w:t xml:space="preserve">Se foi liberado a conversa; </w:t>
      </w:r>
    </w:p>
    <w:p w:rsidR="00000000" w:rsidDel="00000000" w:rsidP="00000000" w:rsidRDefault="00000000" w:rsidRPr="00000000" w14:paraId="000004F9">
      <w:pPr>
        <w:numPr>
          <w:ilvl w:val="0"/>
          <w:numId w:val="20"/>
        </w:numPr>
        <w:spacing w:after="0" w:lineRule="auto"/>
        <w:ind w:left="1080" w:hanging="360"/>
        <w:jc w:val="left"/>
        <w:rPr/>
      </w:pPr>
      <w:r w:rsidDel="00000000" w:rsidR="00000000" w:rsidRPr="00000000">
        <w:rPr>
          <w:rtl w:val="0"/>
        </w:rPr>
        <w:t xml:space="preserve">Se não foi encerrado. </w:t>
      </w:r>
    </w:p>
    <w:p w:rsidR="00000000" w:rsidDel="00000000" w:rsidP="00000000" w:rsidRDefault="00000000" w:rsidRPr="00000000" w14:paraId="000004FA">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adkm7d8dyu8o" w:id="47"/>
      <w:bookmarkEnd w:id="47"/>
      <w:r w:rsidDel="00000000" w:rsidR="00000000" w:rsidRPr="00000000">
        <w:rPr>
          <w:color w:val="000000"/>
          <w:sz w:val="18"/>
          <w:szCs w:val="18"/>
          <w:rtl w:val="0"/>
        </w:rPr>
        <w:t xml:space="preserve">REQ 09 - Mídias</w:t>
      </w:r>
      <w:r w:rsidDel="00000000" w:rsidR="00000000" w:rsidRPr="00000000">
        <w:rPr>
          <w:b w:val="0"/>
          <w:color w:val="000000"/>
          <w:sz w:val="18"/>
          <w:szCs w:val="18"/>
          <w:rtl w:val="0"/>
        </w:rPr>
        <w:t xml:space="preserve"> </w:t>
      </w:r>
    </w:p>
    <w:p w:rsidR="00000000" w:rsidDel="00000000" w:rsidP="00000000" w:rsidRDefault="00000000" w:rsidRPr="00000000" w14:paraId="000004FB">
      <w:pPr>
        <w:shd w:fill="ffffff" w:val="clear"/>
        <w:spacing w:after="160" w:lineRule="auto"/>
        <w:rPr/>
      </w:pPr>
      <w:r w:rsidDel="00000000" w:rsidR="00000000" w:rsidRPr="00000000">
        <w:rPr>
          <w:rtl w:val="0"/>
        </w:rPr>
        <w:t xml:space="preserve">Dentro do histórico da conversa contém uma aba onde estão todas as mídias enviadas pelo associado, gravação de chamada de voz ou vídeo, prints de telas durante as chamadas de voz ou vídeo e demais arquivos do contexto do número do associado.  </w:t>
      </w:r>
    </w:p>
    <w:p w:rsidR="00000000" w:rsidDel="00000000" w:rsidP="00000000" w:rsidRDefault="00000000" w:rsidRPr="00000000" w14:paraId="000004FC">
      <w:pPr>
        <w:shd w:fill="ffffff" w:val="clear"/>
        <w:spacing w:after="160" w:lineRule="auto"/>
        <w:rPr/>
      </w:pPr>
      <w:r w:rsidDel="00000000" w:rsidR="00000000" w:rsidRPr="00000000">
        <w:rPr>
          <w:rtl w:val="0"/>
        </w:rPr>
        <w:t xml:space="preserve">Esta função é muito utilizada, pois facilita na busca de arquivos.  </w:t>
      </w:r>
    </w:p>
    <w:p w:rsidR="00000000" w:rsidDel="00000000" w:rsidP="00000000" w:rsidRDefault="00000000" w:rsidRPr="00000000" w14:paraId="000004FD">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68cowl4w8b7m" w:id="48"/>
      <w:bookmarkEnd w:id="48"/>
      <w:r w:rsidDel="00000000" w:rsidR="00000000" w:rsidRPr="00000000">
        <w:rPr>
          <w:color w:val="000000"/>
          <w:sz w:val="18"/>
          <w:szCs w:val="18"/>
          <w:rtl w:val="0"/>
        </w:rPr>
        <w:t xml:space="preserve">REQ 10 - Exportar a conversa</w:t>
      </w:r>
      <w:r w:rsidDel="00000000" w:rsidR="00000000" w:rsidRPr="00000000">
        <w:rPr>
          <w:b w:val="0"/>
          <w:color w:val="000000"/>
          <w:sz w:val="18"/>
          <w:szCs w:val="18"/>
          <w:rtl w:val="0"/>
        </w:rPr>
        <w:t xml:space="preserve"> </w:t>
      </w:r>
    </w:p>
    <w:p w:rsidR="00000000" w:rsidDel="00000000" w:rsidP="00000000" w:rsidRDefault="00000000" w:rsidRPr="00000000" w14:paraId="000004FE">
      <w:pPr>
        <w:shd w:fill="ffffff" w:val="clear"/>
        <w:spacing w:after="160" w:lineRule="auto"/>
        <w:rPr/>
      </w:pPr>
      <w:r w:rsidDel="00000000" w:rsidR="00000000" w:rsidRPr="00000000">
        <w:rPr>
          <w:rtl w:val="0"/>
        </w:rPr>
        <w:t xml:space="preserve">Possibilidade de exportar as conversas, quando uma conversa é exportada ele tem que conter o ID da conversa, todo o histórico de textos e arquivos trocados no atendimento.  </w:t>
      </w:r>
    </w:p>
    <w:p w:rsidR="00000000" w:rsidDel="00000000" w:rsidP="00000000" w:rsidRDefault="00000000" w:rsidRPr="00000000" w14:paraId="000004FF">
      <w:pPr>
        <w:shd w:fill="ffffff" w:val="clear"/>
        <w:spacing w:after="160" w:lineRule="auto"/>
        <w:jc w:val="left"/>
        <w:rPr/>
      </w:pPr>
      <w:r w:rsidDel="00000000" w:rsidR="00000000" w:rsidRPr="00000000">
        <w:rPr>
          <w:rtl w:val="0"/>
        </w:rPr>
        <w:t xml:space="preserve"> </w:t>
      </w:r>
    </w:p>
    <w:p w:rsidR="00000000" w:rsidDel="00000000" w:rsidP="00000000" w:rsidRDefault="00000000" w:rsidRPr="00000000" w14:paraId="00000500">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v7dv34usdtir" w:id="49"/>
      <w:bookmarkEnd w:id="49"/>
      <w:r w:rsidDel="00000000" w:rsidR="00000000" w:rsidRPr="00000000">
        <w:rPr>
          <w:color w:val="000000"/>
          <w:sz w:val="18"/>
          <w:szCs w:val="18"/>
          <w:rtl w:val="0"/>
        </w:rPr>
        <w:t xml:space="preserve">REQ 39 - Protocolo</w:t>
      </w:r>
      <w:r w:rsidDel="00000000" w:rsidR="00000000" w:rsidRPr="00000000">
        <w:rPr>
          <w:b w:val="0"/>
          <w:color w:val="000000"/>
          <w:sz w:val="18"/>
          <w:szCs w:val="18"/>
          <w:rtl w:val="0"/>
        </w:rPr>
        <w:t xml:space="preserve"> </w:t>
      </w:r>
    </w:p>
    <w:p w:rsidR="00000000" w:rsidDel="00000000" w:rsidP="00000000" w:rsidRDefault="00000000" w:rsidRPr="00000000" w14:paraId="00000501">
      <w:pPr>
        <w:shd w:fill="ffffff" w:val="clear"/>
        <w:spacing w:after="160" w:lineRule="auto"/>
        <w:rPr/>
      </w:pPr>
      <w:r w:rsidDel="00000000" w:rsidR="00000000" w:rsidRPr="00000000">
        <w:rPr>
          <w:rtl w:val="0"/>
        </w:rPr>
        <w:t xml:space="preserve">Todo início de sessão dever ser gerado um protocolo, seja a conversa iniciada pelo associado ou pelo usuário.  </w:t>
      </w:r>
    </w:p>
    <w:p w:rsidR="00000000" w:rsidDel="00000000" w:rsidP="00000000" w:rsidRDefault="00000000" w:rsidRPr="00000000" w14:paraId="00000502">
      <w:pPr>
        <w:shd w:fill="ffffff" w:val="clear"/>
        <w:spacing w:after="160" w:lineRule="auto"/>
        <w:rPr/>
      </w:pPr>
      <w:r w:rsidDel="00000000" w:rsidR="00000000" w:rsidRPr="00000000">
        <w:rPr>
          <w:rtl w:val="0"/>
        </w:rPr>
        <w:t xml:space="preserve">Necessário que através deste protocolo possa ser localizada a conversa e conferir a tratativa dada ao caso.  </w:t>
      </w:r>
    </w:p>
    <w:p w:rsidR="00000000" w:rsidDel="00000000" w:rsidP="00000000" w:rsidRDefault="00000000" w:rsidRPr="00000000" w14:paraId="00000503">
      <w:pPr>
        <w:shd w:fill="ffffff" w:val="clear"/>
        <w:spacing w:after="160" w:lineRule="auto"/>
        <w:rPr/>
      </w:pPr>
      <w:r w:rsidDel="00000000" w:rsidR="00000000" w:rsidRPr="00000000">
        <w:rPr>
          <w:rtl w:val="0"/>
        </w:rPr>
        <w:t xml:space="preserve">Que o histórico do protocolo possa ser exportado caso o associado solicite.  </w:t>
      </w:r>
    </w:p>
    <w:p w:rsidR="00000000" w:rsidDel="00000000" w:rsidP="00000000" w:rsidRDefault="00000000" w:rsidRPr="00000000" w14:paraId="00000504">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ydsxolwi32bj" w:id="50"/>
      <w:bookmarkEnd w:id="50"/>
      <w:r w:rsidDel="00000000" w:rsidR="00000000" w:rsidRPr="00000000">
        <w:rPr>
          <w:color w:val="000000"/>
          <w:sz w:val="18"/>
          <w:szCs w:val="18"/>
          <w:rtl w:val="0"/>
        </w:rPr>
        <w:t xml:space="preserve">REQ 11 - Notificações</w:t>
      </w:r>
      <w:r w:rsidDel="00000000" w:rsidR="00000000" w:rsidRPr="00000000">
        <w:rPr>
          <w:b w:val="0"/>
          <w:color w:val="000000"/>
          <w:sz w:val="18"/>
          <w:szCs w:val="18"/>
          <w:rtl w:val="0"/>
        </w:rPr>
        <w:t xml:space="preserve"> </w:t>
      </w:r>
    </w:p>
    <w:p w:rsidR="00000000" w:rsidDel="00000000" w:rsidP="00000000" w:rsidRDefault="00000000" w:rsidRPr="00000000" w14:paraId="00000505">
      <w:pPr>
        <w:shd w:fill="ffffff" w:val="clear"/>
        <w:spacing w:after="160" w:lineRule="auto"/>
        <w:rPr/>
      </w:pPr>
      <w:r w:rsidDel="00000000" w:rsidR="00000000" w:rsidRPr="00000000">
        <w:rPr>
          <w:rtl w:val="0"/>
        </w:rPr>
        <w:t xml:space="preserve">O Usuário deve ter a possibilidade de ativar e desativar de maneira simples as notificações tanto visuais quantos sonoras.  </w:t>
      </w:r>
    </w:p>
    <w:p w:rsidR="00000000" w:rsidDel="00000000" w:rsidP="00000000" w:rsidRDefault="00000000" w:rsidRPr="00000000" w14:paraId="00000506">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cjwemg3iev51" w:id="51"/>
      <w:bookmarkEnd w:id="51"/>
      <w:r w:rsidDel="00000000" w:rsidR="00000000" w:rsidRPr="00000000">
        <w:rPr>
          <w:color w:val="000000"/>
          <w:sz w:val="18"/>
          <w:szCs w:val="18"/>
          <w:rtl w:val="0"/>
        </w:rPr>
        <w:t xml:space="preserve">REQ 40 - Transferir para a IA</w:t>
      </w:r>
      <w:r w:rsidDel="00000000" w:rsidR="00000000" w:rsidRPr="00000000">
        <w:rPr>
          <w:b w:val="0"/>
          <w:color w:val="000000"/>
          <w:sz w:val="18"/>
          <w:szCs w:val="18"/>
          <w:rtl w:val="0"/>
        </w:rPr>
        <w:t xml:space="preserve"> </w:t>
      </w:r>
    </w:p>
    <w:p w:rsidR="00000000" w:rsidDel="00000000" w:rsidP="00000000" w:rsidRDefault="00000000" w:rsidRPr="00000000" w14:paraId="00000507">
      <w:pPr>
        <w:shd w:fill="ffffff" w:val="clear"/>
        <w:spacing w:after="160" w:lineRule="auto"/>
        <w:rPr>
          <w:b w:val="1"/>
        </w:rPr>
      </w:pPr>
      <w:r w:rsidDel="00000000" w:rsidR="00000000" w:rsidRPr="00000000">
        <w:rPr>
          <w:rtl w:val="0"/>
        </w:rPr>
        <w:t xml:space="preserve">O Usuário deve ter a possibilidade de transferir um atendimento para a inteligência artificial Theo, </w:t>
      </w:r>
      <w:r w:rsidDel="00000000" w:rsidR="00000000" w:rsidRPr="00000000">
        <w:rPr>
          <w:b w:val="1"/>
          <w:rtl w:val="0"/>
        </w:rPr>
        <w:t xml:space="preserve">para transacionais já mapeados</w:t>
      </w:r>
      <w:r w:rsidDel="00000000" w:rsidR="00000000" w:rsidRPr="00000000">
        <w:rPr>
          <w:rtl w:val="0"/>
        </w:rPr>
        <w:t xml:space="preserve">. Neste processo o usuário precisa ter a condição de acompanhar esse atendimento, e caso o associado não consiga se resolver com o Theo, o usuário tem que ter a possibilidade de reatribuir o associado para o seu atendimento.  </w:t>
      </w:r>
      <w:r w:rsidDel="00000000" w:rsidR="00000000" w:rsidRPr="00000000">
        <w:rPr>
          <w:rtl w:val="0"/>
        </w:rPr>
      </w:r>
    </w:p>
    <w:p w:rsidR="00000000" w:rsidDel="00000000" w:rsidP="00000000" w:rsidRDefault="00000000" w:rsidRPr="00000000" w14:paraId="00000508">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nfj0romhv48n" w:id="52"/>
      <w:bookmarkEnd w:id="52"/>
      <w:r w:rsidDel="00000000" w:rsidR="00000000" w:rsidRPr="00000000">
        <w:rPr>
          <w:color w:val="000000"/>
          <w:sz w:val="18"/>
          <w:szCs w:val="18"/>
          <w:rtl w:val="0"/>
        </w:rPr>
        <w:t xml:space="preserve">REQ 41 - Categorias de encerramento</w:t>
      </w:r>
      <w:r w:rsidDel="00000000" w:rsidR="00000000" w:rsidRPr="00000000">
        <w:rPr>
          <w:b w:val="0"/>
          <w:color w:val="000000"/>
          <w:sz w:val="18"/>
          <w:szCs w:val="18"/>
          <w:rtl w:val="0"/>
        </w:rPr>
        <w:t xml:space="preserve"> </w:t>
      </w:r>
    </w:p>
    <w:p w:rsidR="00000000" w:rsidDel="00000000" w:rsidP="00000000" w:rsidRDefault="00000000" w:rsidRPr="00000000" w14:paraId="00000509">
      <w:pPr>
        <w:shd w:fill="ffffff" w:val="clear"/>
        <w:spacing w:after="160" w:lineRule="auto"/>
        <w:rPr/>
      </w:pPr>
      <w:r w:rsidDel="00000000" w:rsidR="00000000" w:rsidRPr="00000000">
        <w:rPr>
          <w:b w:val="1"/>
          <w:rtl w:val="0"/>
        </w:rPr>
        <w:t xml:space="preserve">As categorias de encerramento são de definição da cooperativa</w:t>
      </w:r>
      <w:r w:rsidDel="00000000" w:rsidR="00000000" w:rsidRPr="00000000">
        <w:rPr>
          <w:rtl w:val="0"/>
        </w:rPr>
        <w:t xml:space="preserve">, fica como responsáveis os usuários administradores a função de criar, editar e excluir categorias que não são mais utilizadas. A cooperativa somente pode visualizar, criar, editar e excluir categorias que são do seu grupo e abaixo da sua </w:t>
      </w:r>
      <w:r w:rsidDel="00000000" w:rsidR="00000000" w:rsidRPr="00000000">
        <w:rPr>
          <w:b w:val="1"/>
          <w:rtl w:val="0"/>
        </w:rPr>
        <w:t xml:space="preserve">hierarquia</w:t>
      </w:r>
      <w:r w:rsidDel="00000000" w:rsidR="00000000" w:rsidRPr="00000000">
        <w:rPr>
          <w:rtl w:val="0"/>
        </w:rPr>
        <w:t xml:space="preserve">.  </w:t>
      </w:r>
    </w:p>
    <w:p w:rsidR="00000000" w:rsidDel="00000000" w:rsidP="00000000" w:rsidRDefault="00000000" w:rsidRPr="00000000" w14:paraId="0000050A">
      <w:pPr>
        <w:shd w:fill="ffffff" w:val="clear"/>
        <w:spacing w:after="160" w:lineRule="auto"/>
        <w:rPr/>
      </w:pPr>
      <w:r w:rsidDel="00000000" w:rsidR="00000000" w:rsidRPr="00000000">
        <w:rPr>
          <w:b w:val="1"/>
          <w:rtl w:val="0"/>
        </w:rPr>
        <w:t xml:space="preserve">Detalhes</w:t>
      </w:r>
      <w:r w:rsidDel="00000000" w:rsidR="00000000" w:rsidRPr="00000000">
        <w:rPr>
          <w:rtl w:val="0"/>
        </w:rPr>
        <w:t xml:space="preserve">:  </w:t>
      </w:r>
    </w:p>
    <w:p w:rsidR="00000000" w:rsidDel="00000000" w:rsidP="00000000" w:rsidRDefault="00000000" w:rsidRPr="00000000" w14:paraId="0000050B">
      <w:pPr>
        <w:numPr>
          <w:ilvl w:val="0"/>
          <w:numId w:val="342"/>
        </w:numPr>
        <w:spacing w:after="0" w:lineRule="auto"/>
        <w:ind w:left="1080" w:hanging="360"/>
        <w:jc w:val="left"/>
        <w:rPr/>
      </w:pPr>
      <w:r w:rsidDel="00000000" w:rsidR="00000000" w:rsidRPr="00000000">
        <w:rPr>
          <w:rtl w:val="0"/>
        </w:rPr>
        <w:t xml:space="preserve">Necessário definir um ID para a categoria </w:t>
      </w:r>
    </w:p>
    <w:p w:rsidR="00000000" w:rsidDel="00000000" w:rsidP="00000000" w:rsidRDefault="00000000" w:rsidRPr="00000000" w14:paraId="0000050C">
      <w:pPr>
        <w:numPr>
          <w:ilvl w:val="0"/>
          <w:numId w:val="120"/>
        </w:numPr>
        <w:spacing w:after="0" w:lineRule="auto"/>
        <w:ind w:left="1080" w:hanging="360"/>
        <w:jc w:val="left"/>
        <w:rPr/>
      </w:pPr>
      <w:r w:rsidDel="00000000" w:rsidR="00000000" w:rsidRPr="00000000">
        <w:rPr>
          <w:rtl w:val="0"/>
        </w:rPr>
        <w:t xml:space="preserve">Nome de exibição no momento do encerramento de conversa </w:t>
      </w:r>
    </w:p>
    <w:p w:rsidR="00000000" w:rsidDel="00000000" w:rsidP="00000000" w:rsidRDefault="00000000" w:rsidRPr="00000000" w14:paraId="0000050D">
      <w:pPr>
        <w:numPr>
          <w:ilvl w:val="0"/>
          <w:numId w:val="204"/>
        </w:numPr>
        <w:spacing w:after="0" w:lineRule="auto"/>
        <w:ind w:left="1080" w:hanging="360"/>
        <w:jc w:val="left"/>
        <w:rPr/>
      </w:pPr>
      <w:r w:rsidDel="00000000" w:rsidR="00000000" w:rsidRPr="00000000">
        <w:rPr>
          <w:rtl w:val="0"/>
        </w:rPr>
        <w:t xml:space="preserve">Grupo já vem pré-definido </w:t>
      </w:r>
    </w:p>
    <w:p w:rsidR="00000000" w:rsidDel="00000000" w:rsidP="00000000" w:rsidRDefault="00000000" w:rsidRPr="00000000" w14:paraId="0000050E">
      <w:pPr>
        <w:numPr>
          <w:ilvl w:val="0"/>
          <w:numId w:val="251"/>
        </w:numPr>
        <w:spacing w:after="0" w:lineRule="auto"/>
        <w:ind w:left="1080" w:hanging="360"/>
        <w:jc w:val="left"/>
        <w:rPr/>
      </w:pPr>
      <w:r w:rsidDel="00000000" w:rsidR="00000000" w:rsidRPr="00000000">
        <w:rPr>
          <w:rtl w:val="0"/>
        </w:rPr>
        <w:t xml:space="preserve">A categoria pode ser somente para o seu grupo, para uma fila específica ou para todos os grupos abaixo da sua </w:t>
      </w:r>
      <w:r w:rsidDel="00000000" w:rsidR="00000000" w:rsidRPr="00000000">
        <w:rPr>
          <w:b w:val="1"/>
          <w:rtl w:val="0"/>
        </w:rPr>
        <w:t xml:space="preserve">hierarquia</w:t>
      </w:r>
      <w:r w:rsidDel="00000000" w:rsidR="00000000" w:rsidRPr="00000000">
        <w:rPr>
          <w:rtl w:val="0"/>
        </w:rPr>
        <w:t xml:space="preserve">.  </w:t>
      </w:r>
    </w:p>
    <w:p w:rsidR="00000000" w:rsidDel="00000000" w:rsidP="00000000" w:rsidRDefault="00000000" w:rsidRPr="00000000" w14:paraId="0000050F">
      <w:pPr>
        <w:numPr>
          <w:ilvl w:val="0"/>
          <w:numId w:val="186"/>
        </w:numPr>
        <w:spacing w:after="0" w:lineRule="auto"/>
        <w:ind w:left="1080" w:hanging="360"/>
        <w:jc w:val="left"/>
        <w:rPr/>
      </w:pPr>
      <w:r w:rsidDel="00000000" w:rsidR="00000000" w:rsidRPr="00000000">
        <w:rPr>
          <w:rtl w:val="0"/>
        </w:rPr>
        <w:t xml:space="preserve">Não possui limitação de quantidade de categorias.  </w:t>
      </w:r>
    </w:p>
    <w:p w:rsidR="00000000" w:rsidDel="00000000" w:rsidP="00000000" w:rsidRDefault="00000000" w:rsidRPr="00000000" w14:paraId="00000510">
      <w:pPr>
        <w:numPr>
          <w:ilvl w:val="0"/>
          <w:numId w:val="217"/>
        </w:numPr>
        <w:spacing w:after="0" w:lineRule="auto"/>
        <w:ind w:left="1080" w:hanging="360"/>
        <w:jc w:val="left"/>
        <w:rPr/>
      </w:pPr>
      <w:r w:rsidDel="00000000" w:rsidR="00000000" w:rsidRPr="00000000">
        <w:rPr>
          <w:rtl w:val="0"/>
        </w:rPr>
        <w:t xml:space="preserve">Não depender de releases para ajustar e criar categorias.   </w:t>
      </w:r>
    </w:p>
    <w:p w:rsidR="00000000" w:rsidDel="00000000" w:rsidP="00000000" w:rsidRDefault="00000000" w:rsidRPr="00000000" w14:paraId="00000511">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xsju0mnofrzn" w:id="53"/>
      <w:bookmarkEnd w:id="53"/>
      <w:r w:rsidDel="00000000" w:rsidR="00000000" w:rsidRPr="00000000">
        <w:rPr>
          <w:color w:val="000000"/>
          <w:sz w:val="18"/>
          <w:szCs w:val="18"/>
          <w:rtl w:val="0"/>
        </w:rPr>
        <w:t xml:space="preserve">REQ 42 - Dados | Filas acompanhamento</w:t>
      </w:r>
      <w:r w:rsidDel="00000000" w:rsidR="00000000" w:rsidRPr="00000000">
        <w:rPr>
          <w:b w:val="0"/>
          <w:color w:val="000000"/>
          <w:sz w:val="18"/>
          <w:szCs w:val="18"/>
          <w:rtl w:val="0"/>
        </w:rPr>
        <w:t xml:space="preserve"> </w:t>
      </w:r>
    </w:p>
    <w:p w:rsidR="00000000" w:rsidDel="00000000" w:rsidP="00000000" w:rsidRDefault="00000000" w:rsidRPr="00000000" w14:paraId="00000512">
      <w:pPr>
        <w:shd w:fill="ffffff" w:val="clear"/>
        <w:spacing w:after="160" w:lineRule="auto"/>
        <w:rPr/>
      </w:pPr>
      <w:r w:rsidDel="00000000" w:rsidR="00000000" w:rsidRPr="00000000">
        <w:rPr>
          <w:rtl w:val="0"/>
        </w:rPr>
        <w:t xml:space="preserve">Através desta tela é possível acompanhar os associados que estão aguardando atendimento, que foram colocados em espera, e os que já estão em atendimento, e é possível analisar  </w:t>
      </w:r>
    </w:p>
    <w:p w:rsidR="00000000" w:rsidDel="00000000" w:rsidP="00000000" w:rsidRDefault="00000000" w:rsidRPr="00000000" w14:paraId="00000513">
      <w:pPr>
        <w:numPr>
          <w:ilvl w:val="0"/>
          <w:numId w:val="172"/>
        </w:numPr>
        <w:spacing w:after="0" w:lineRule="auto"/>
        <w:ind w:left="1080" w:hanging="360"/>
        <w:jc w:val="left"/>
        <w:rPr/>
      </w:pPr>
      <w:r w:rsidDel="00000000" w:rsidR="00000000" w:rsidRPr="00000000">
        <w:rPr>
          <w:rtl w:val="0"/>
        </w:rPr>
        <w:t xml:space="preserve">As filas que não têm colaboradores vinculados,  </w:t>
      </w:r>
    </w:p>
    <w:p w:rsidR="00000000" w:rsidDel="00000000" w:rsidP="00000000" w:rsidRDefault="00000000" w:rsidRPr="00000000" w14:paraId="00000514">
      <w:pPr>
        <w:numPr>
          <w:ilvl w:val="0"/>
          <w:numId w:val="319"/>
        </w:numPr>
        <w:spacing w:after="0" w:lineRule="auto"/>
        <w:ind w:left="1080" w:hanging="360"/>
        <w:jc w:val="left"/>
        <w:rPr/>
      </w:pPr>
      <w:r w:rsidDel="00000000" w:rsidR="00000000" w:rsidRPr="00000000">
        <w:rPr>
          <w:rtl w:val="0"/>
        </w:rPr>
        <w:t xml:space="preserve">Quantos atendimento cada usuário está atendendo </w:t>
      </w:r>
    </w:p>
    <w:p w:rsidR="00000000" w:rsidDel="00000000" w:rsidP="00000000" w:rsidRDefault="00000000" w:rsidRPr="00000000" w14:paraId="00000515">
      <w:pPr>
        <w:numPr>
          <w:ilvl w:val="0"/>
          <w:numId w:val="209"/>
        </w:numPr>
        <w:spacing w:after="0" w:lineRule="auto"/>
        <w:ind w:left="1080" w:hanging="360"/>
        <w:jc w:val="left"/>
        <w:rPr/>
      </w:pPr>
      <w:r w:rsidDel="00000000" w:rsidR="00000000" w:rsidRPr="00000000">
        <w:rPr>
          <w:rtl w:val="0"/>
        </w:rPr>
        <w:t xml:space="preserve">Analisar o tempo médio que os associados estão aguardando em fila </w:t>
      </w:r>
    </w:p>
    <w:p w:rsidR="00000000" w:rsidDel="00000000" w:rsidP="00000000" w:rsidRDefault="00000000" w:rsidRPr="00000000" w14:paraId="00000516">
      <w:pPr>
        <w:numPr>
          <w:ilvl w:val="0"/>
          <w:numId w:val="302"/>
        </w:numPr>
        <w:spacing w:after="0" w:lineRule="auto"/>
        <w:ind w:left="1080" w:hanging="360"/>
        <w:jc w:val="left"/>
        <w:rPr/>
      </w:pPr>
      <w:r w:rsidDel="00000000" w:rsidR="00000000" w:rsidRPr="00000000">
        <w:rPr>
          <w:rtl w:val="0"/>
        </w:rPr>
        <w:t xml:space="preserve">Analisar a quantidade de slots que estão disponíveis por fila </w:t>
      </w:r>
    </w:p>
    <w:p w:rsidR="00000000" w:rsidDel="00000000" w:rsidP="00000000" w:rsidRDefault="00000000" w:rsidRPr="00000000" w14:paraId="00000517">
      <w:pPr>
        <w:numPr>
          <w:ilvl w:val="0"/>
          <w:numId w:val="247"/>
        </w:numPr>
        <w:spacing w:after="0" w:lineRule="auto"/>
        <w:ind w:left="1080" w:hanging="360"/>
        <w:jc w:val="left"/>
        <w:rPr/>
      </w:pPr>
      <w:r w:rsidDel="00000000" w:rsidR="00000000" w:rsidRPr="00000000">
        <w:rPr>
          <w:rtl w:val="0"/>
        </w:rPr>
        <w:t xml:space="preserve">Analisar a média de tempo de primeira resposta do associado.  </w:t>
      </w:r>
    </w:p>
    <w:p w:rsidR="00000000" w:rsidDel="00000000" w:rsidP="00000000" w:rsidRDefault="00000000" w:rsidRPr="00000000" w14:paraId="00000518">
      <w:pPr>
        <w:numPr>
          <w:ilvl w:val="0"/>
          <w:numId w:val="198"/>
        </w:numPr>
        <w:spacing w:after="0" w:lineRule="auto"/>
        <w:ind w:left="1080" w:hanging="360"/>
        <w:jc w:val="left"/>
        <w:rPr/>
      </w:pPr>
      <w:r w:rsidDel="00000000" w:rsidR="00000000" w:rsidRPr="00000000">
        <w:rPr>
          <w:rtl w:val="0"/>
        </w:rPr>
        <w:t xml:space="preserve">Analisar a hora em que o usuário recebeu a última atribuição </w:t>
      </w:r>
    </w:p>
    <w:p w:rsidR="00000000" w:rsidDel="00000000" w:rsidP="00000000" w:rsidRDefault="00000000" w:rsidRPr="00000000" w14:paraId="00000519">
      <w:pPr>
        <w:numPr>
          <w:ilvl w:val="0"/>
          <w:numId w:val="313"/>
        </w:numPr>
        <w:spacing w:after="0" w:lineRule="auto"/>
        <w:ind w:left="1080" w:hanging="360"/>
        <w:jc w:val="left"/>
        <w:rPr/>
      </w:pPr>
      <w:r w:rsidDel="00000000" w:rsidR="00000000" w:rsidRPr="00000000">
        <w:rPr>
          <w:rtl w:val="0"/>
        </w:rPr>
        <w:t xml:space="preserve">É possível filtrar por atendente  </w:t>
      </w:r>
    </w:p>
    <w:p w:rsidR="00000000" w:rsidDel="00000000" w:rsidP="00000000" w:rsidRDefault="00000000" w:rsidRPr="00000000" w14:paraId="0000051A">
      <w:pPr>
        <w:numPr>
          <w:ilvl w:val="0"/>
          <w:numId w:val="18"/>
        </w:numPr>
        <w:spacing w:after="0" w:lineRule="auto"/>
        <w:ind w:left="1080" w:hanging="360"/>
        <w:jc w:val="left"/>
        <w:rPr/>
      </w:pPr>
      <w:r w:rsidDel="00000000" w:rsidR="00000000" w:rsidRPr="00000000">
        <w:rPr>
          <w:rtl w:val="0"/>
        </w:rPr>
        <w:t xml:space="preserve">É possível fazer filtros por fila </w:t>
      </w:r>
    </w:p>
    <w:p w:rsidR="00000000" w:rsidDel="00000000" w:rsidP="00000000" w:rsidRDefault="00000000" w:rsidRPr="00000000" w14:paraId="0000051B">
      <w:pPr>
        <w:numPr>
          <w:ilvl w:val="0"/>
          <w:numId w:val="248"/>
        </w:numPr>
        <w:spacing w:after="0" w:lineRule="auto"/>
        <w:ind w:left="1080" w:hanging="360"/>
        <w:jc w:val="left"/>
        <w:rPr/>
      </w:pPr>
      <w:r w:rsidDel="00000000" w:rsidR="00000000" w:rsidRPr="00000000">
        <w:rPr>
          <w:rtl w:val="0"/>
        </w:rPr>
        <w:t xml:space="preserve">Através desta tela é possível atribuir os atendimentos que estão aguardando em fila,  </w:t>
      </w:r>
    </w:p>
    <w:p w:rsidR="00000000" w:rsidDel="00000000" w:rsidP="00000000" w:rsidRDefault="00000000" w:rsidRPr="00000000" w14:paraId="0000051C">
      <w:pPr>
        <w:numPr>
          <w:ilvl w:val="0"/>
          <w:numId w:val="268"/>
        </w:numPr>
        <w:spacing w:after="0" w:lineRule="auto"/>
        <w:ind w:left="1080" w:hanging="360"/>
        <w:jc w:val="left"/>
        <w:rPr/>
      </w:pPr>
      <w:r w:rsidDel="00000000" w:rsidR="00000000" w:rsidRPr="00000000">
        <w:rPr>
          <w:rtl w:val="0"/>
        </w:rPr>
        <w:t xml:space="preserve">É possível entrar na conversa sem iniciar o atendimento.  </w:t>
      </w:r>
    </w:p>
    <w:p w:rsidR="00000000" w:rsidDel="00000000" w:rsidP="00000000" w:rsidRDefault="00000000" w:rsidRPr="00000000" w14:paraId="0000051D">
      <w:pPr>
        <w:shd w:fill="ffffff" w:val="clear"/>
        <w:spacing w:after="160" w:lineRule="auto"/>
        <w:rPr/>
      </w:pPr>
      <w:r w:rsidDel="00000000" w:rsidR="00000000" w:rsidRPr="00000000">
        <w:rPr>
          <w:rtl w:val="0"/>
        </w:rPr>
        <w:t xml:space="preserve">OBS: Está tela como as demais seguem regras de </w:t>
      </w:r>
      <w:r w:rsidDel="00000000" w:rsidR="00000000" w:rsidRPr="00000000">
        <w:rPr>
          <w:b w:val="1"/>
          <w:rtl w:val="0"/>
        </w:rPr>
        <w:t xml:space="preserve">hierarquia, </w:t>
      </w:r>
      <w:r w:rsidDel="00000000" w:rsidR="00000000" w:rsidRPr="00000000">
        <w:rPr>
          <w:rtl w:val="0"/>
        </w:rPr>
        <w:t xml:space="preserve">cada grupo visualiza atendimentos relacionados ao seu grupo ou grupos abaixo de sua hierarquia.   </w:t>
      </w:r>
    </w:p>
    <w:p w:rsidR="00000000" w:rsidDel="00000000" w:rsidP="00000000" w:rsidRDefault="00000000" w:rsidRPr="00000000" w14:paraId="0000051E">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nqk6nx9kq2ll" w:id="54"/>
      <w:bookmarkEnd w:id="54"/>
      <w:r w:rsidDel="00000000" w:rsidR="00000000" w:rsidRPr="00000000">
        <w:rPr>
          <w:color w:val="000000"/>
          <w:sz w:val="18"/>
          <w:szCs w:val="18"/>
          <w:rtl w:val="0"/>
        </w:rPr>
        <w:t xml:space="preserve">REQ 43 - Transferir atendimento</w:t>
      </w:r>
      <w:r w:rsidDel="00000000" w:rsidR="00000000" w:rsidRPr="00000000">
        <w:rPr>
          <w:b w:val="0"/>
          <w:color w:val="000000"/>
          <w:sz w:val="18"/>
          <w:szCs w:val="18"/>
          <w:rtl w:val="0"/>
        </w:rPr>
        <w:t xml:space="preserve"> </w:t>
      </w:r>
    </w:p>
    <w:p w:rsidR="00000000" w:rsidDel="00000000" w:rsidP="00000000" w:rsidRDefault="00000000" w:rsidRPr="00000000" w14:paraId="0000051F">
      <w:pPr>
        <w:shd w:fill="ffffff" w:val="clear"/>
        <w:spacing w:after="160" w:lineRule="auto"/>
        <w:rPr/>
      </w:pPr>
      <w:r w:rsidDel="00000000" w:rsidR="00000000" w:rsidRPr="00000000">
        <w:rPr>
          <w:rtl w:val="0"/>
        </w:rPr>
        <w:t xml:space="preserve">É possível fazer a transferência de atendimento, entre filas, entre grupos e entre usuários, sempre respeitando as variáveis de handover.  </w:t>
      </w:r>
    </w:p>
    <w:p w:rsidR="00000000" w:rsidDel="00000000" w:rsidP="00000000" w:rsidRDefault="00000000" w:rsidRPr="00000000" w14:paraId="00000520">
      <w:pPr>
        <w:shd w:fill="ffffff" w:val="clear"/>
        <w:spacing w:after="160" w:lineRule="auto"/>
        <w:rPr/>
      </w:pPr>
      <w:r w:rsidDel="00000000" w:rsidR="00000000" w:rsidRPr="00000000">
        <w:rPr>
          <w:b w:val="1"/>
          <w:rtl w:val="0"/>
        </w:rPr>
        <w:t xml:space="preserve">Pode ser transferido nos seguintes casos: </w:t>
      </w:r>
      <w:r w:rsidDel="00000000" w:rsidR="00000000" w:rsidRPr="00000000">
        <w:rPr>
          <w:rtl w:val="0"/>
        </w:rPr>
        <w:t xml:space="preserve"> </w:t>
      </w:r>
    </w:p>
    <w:p w:rsidR="00000000" w:rsidDel="00000000" w:rsidP="00000000" w:rsidRDefault="00000000" w:rsidRPr="00000000" w14:paraId="00000521">
      <w:pPr>
        <w:numPr>
          <w:ilvl w:val="0"/>
          <w:numId w:val="288"/>
        </w:numPr>
        <w:spacing w:after="0" w:lineRule="auto"/>
        <w:ind w:left="1080" w:hanging="360"/>
        <w:jc w:val="left"/>
        <w:rPr/>
      </w:pPr>
      <w:r w:rsidDel="00000000" w:rsidR="00000000" w:rsidRPr="00000000">
        <w:rPr>
          <w:rtl w:val="0"/>
        </w:rPr>
        <w:t xml:space="preserve">Dentro do mesmo grupo, transferência permitida para qualquer fila ou usuário </w:t>
      </w:r>
    </w:p>
    <w:p w:rsidR="00000000" w:rsidDel="00000000" w:rsidP="00000000" w:rsidRDefault="00000000" w:rsidRPr="00000000" w14:paraId="00000522">
      <w:pPr>
        <w:numPr>
          <w:ilvl w:val="0"/>
          <w:numId w:val="95"/>
        </w:numPr>
        <w:spacing w:after="0" w:lineRule="auto"/>
        <w:ind w:left="1080" w:hanging="360"/>
        <w:jc w:val="left"/>
        <w:rPr/>
      </w:pPr>
      <w:r w:rsidDel="00000000" w:rsidR="00000000" w:rsidRPr="00000000">
        <w:rPr>
          <w:rtl w:val="0"/>
        </w:rPr>
        <w:t xml:space="preserve">Agência consegue transferir o atendimento para qualquer fila ou usuário do grupo da sua cooperativa (sede).  </w:t>
      </w:r>
    </w:p>
    <w:p w:rsidR="00000000" w:rsidDel="00000000" w:rsidP="00000000" w:rsidRDefault="00000000" w:rsidRPr="00000000" w14:paraId="00000523">
      <w:pPr>
        <w:numPr>
          <w:ilvl w:val="0"/>
          <w:numId w:val="24"/>
        </w:numPr>
        <w:spacing w:after="0" w:lineRule="auto"/>
        <w:ind w:left="1080" w:hanging="360"/>
        <w:jc w:val="left"/>
        <w:rPr/>
      </w:pPr>
      <w:r w:rsidDel="00000000" w:rsidR="00000000" w:rsidRPr="00000000">
        <w:rPr>
          <w:rtl w:val="0"/>
        </w:rPr>
        <w:t xml:space="preserve">Agência consegue transferir atendimento para uma fila ou usuário que os grupos estão no CAS, desde que a cooperativa tenha o serviço que seja atendido pelo grupo.  </w:t>
      </w:r>
    </w:p>
    <w:p w:rsidR="00000000" w:rsidDel="00000000" w:rsidP="00000000" w:rsidRDefault="00000000" w:rsidRPr="00000000" w14:paraId="00000524">
      <w:pPr>
        <w:numPr>
          <w:ilvl w:val="0"/>
          <w:numId w:val="165"/>
        </w:numPr>
        <w:spacing w:after="0" w:lineRule="auto"/>
        <w:ind w:left="1080" w:hanging="360"/>
        <w:jc w:val="left"/>
        <w:rPr/>
      </w:pPr>
      <w:r w:rsidDel="00000000" w:rsidR="00000000" w:rsidRPr="00000000">
        <w:rPr>
          <w:rtl w:val="0"/>
        </w:rPr>
        <w:t xml:space="preserve">Cooperativa consegue transferir atendimento para uma fila ou um usuário da agência, desde que o associado pertença a agência que está sendo transferido.  </w:t>
      </w:r>
    </w:p>
    <w:p w:rsidR="00000000" w:rsidDel="00000000" w:rsidP="00000000" w:rsidRDefault="00000000" w:rsidRPr="00000000" w14:paraId="00000525">
      <w:pPr>
        <w:numPr>
          <w:ilvl w:val="0"/>
          <w:numId w:val="229"/>
        </w:numPr>
        <w:spacing w:after="0" w:lineRule="auto"/>
        <w:ind w:left="1080" w:hanging="360"/>
        <w:jc w:val="left"/>
        <w:rPr/>
      </w:pPr>
      <w:r w:rsidDel="00000000" w:rsidR="00000000" w:rsidRPr="00000000">
        <w:rPr>
          <w:rtl w:val="0"/>
        </w:rPr>
        <w:t xml:space="preserve">Cooperativa consegue transferir atendimento para uma fila ou usuário que os grupos estão no CAS, desde que a cooperativa tenha o serviço que seja atendido pelo grupo.  </w:t>
      </w:r>
    </w:p>
    <w:p w:rsidR="00000000" w:rsidDel="00000000" w:rsidP="00000000" w:rsidRDefault="00000000" w:rsidRPr="00000000" w14:paraId="00000526">
      <w:pPr>
        <w:numPr>
          <w:ilvl w:val="0"/>
          <w:numId w:val="89"/>
        </w:numPr>
        <w:spacing w:after="0" w:lineRule="auto"/>
        <w:ind w:left="1080" w:hanging="360"/>
        <w:jc w:val="left"/>
        <w:rPr/>
      </w:pPr>
      <w:r w:rsidDel="00000000" w:rsidR="00000000" w:rsidRPr="00000000">
        <w:rPr>
          <w:rtl w:val="0"/>
        </w:rPr>
        <w:t xml:space="preserve">Grupos do CAS, consegue transferir atendimento para uma fila ou um usuário da agência, desde que o associado pertença a agência que está sendo transferido.  </w:t>
      </w:r>
    </w:p>
    <w:p w:rsidR="00000000" w:rsidDel="00000000" w:rsidP="00000000" w:rsidRDefault="00000000" w:rsidRPr="00000000" w14:paraId="00000527">
      <w:pPr>
        <w:numPr>
          <w:ilvl w:val="0"/>
          <w:numId w:val="111"/>
        </w:numPr>
        <w:spacing w:after="0" w:lineRule="auto"/>
        <w:ind w:left="1080" w:hanging="360"/>
        <w:jc w:val="left"/>
        <w:rPr/>
      </w:pPr>
      <w:r w:rsidDel="00000000" w:rsidR="00000000" w:rsidRPr="00000000">
        <w:rPr>
          <w:rtl w:val="0"/>
        </w:rPr>
        <w:t xml:space="preserve">Grupos do CAS, consegue transferir atendimento para uma fila ou um usuário da cooperativa, desde que o associado pertença a uma agência da cooperativa que está sendo transferido.  </w:t>
      </w:r>
    </w:p>
    <w:p w:rsidR="00000000" w:rsidDel="00000000" w:rsidP="00000000" w:rsidRDefault="00000000" w:rsidRPr="00000000" w14:paraId="00000528">
      <w:pPr>
        <w:shd w:fill="ffffff" w:val="clear"/>
        <w:spacing w:after="160" w:lineRule="auto"/>
        <w:rPr/>
      </w:pPr>
      <w:r w:rsidDel="00000000" w:rsidR="00000000" w:rsidRPr="00000000">
        <w:rPr>
          <w:b w:val="1"/>
          <w:rtl w:val="0"/>
        </w:rPr>
        <w:t xml:space="preserve">Não pode ser transferido: </w:t>
      </w:r>
      <w:r w:rsidDel="00000000" w:rsidR="00000000" w:rsidRPr="00000000">
        <w:rPr>
          <w:rtl w:val="0"/>
        </w:rPr>
        <w:t xml:space="preserve"> </w:t>
      </w:r>
    </w:p>
    <w:p w:rsidR="00000000" w:rsidDel="00000000" w:rsidP="00000000" w:rsidRDefault="00000000" w:rsidRPr="00000000" w14:paraId="00000529">
      <w:pPr>
        <w:numPr>
          <w:ilvl w:val="0"/>
          <w:numId w:val="360"/>
        </w:numPr>
        <w:spacing w:after="0" w:lineRule="auto"/>
        <w:ind w:left="1080" w:hanging="360"/>
        <w:jc w:val="left"/>
        <w:rPr/>
      </w:pPr>
      <w:r w:rsidDel="00000000" w:rsidR="00000000" w:rsidRPr="00000000">
        <w:rPr>
          <w:rtl w:val="0"/>
        </w:rPr>
        <w:t xml:space="preserve">Agência transferir atendimento para outra agência mesmo que debaixo da mesma hierarquia </w:t>
      </w:r>
    </w:p>
    <w:p w:rsidR="00000000" w:rsidDel="00000000" w:rsidP="00000000" w:rsidRDefault="00000000" w:rsidRPr="00000000" w14:paraId="0000052A">
      <w:pPr>
        <w:numPr>
          <w:ilvl w:val="0"/>
          <w:numId w:val="11"/>
        </w:numPr>
        <w:spacing w:after="0" w:lineRule="auto"/>
        <w:ind w:left="1080" w:hanging="360"/>
        <w:jc w:val="left"/>
        <w:rPr/>
      </w:pPr>
      <w:r w:rsidDel="00000000" w:rsidR="00000000" w:rsidRPr="00000000">
        <w:rPr>
          <w:rtl w:val="0"/>
        </w:rPr>
        <w:t xml:space="preserve">Cooperativa transferir para uma agência que não seja a do associado  </w:t>
      </w:r>
    </w:p>
    <w:p w:rsidR="00000000" w:rsidDel="00000000" w:rsidP="00000000" w:rsidRDefault="00000000" w:rsidRPr="00000000" w14:paraId="0000052B">
      <w:pPr>
        <w:numPr>
          <w:ilvl w:val="0"/>
          <w:numId w:val="16"/>
        </w:numPr>
        <w:spacing w:after="0" w:lineRule="auto"/>
        <w:ind w:left="1080" w:hanging="360"/>
        <w:jc w:val="left"/>
        <w:rPr/>
      </w:pPr>
      <w:r w:rsidDel="00000000" w:rsidR="00000000" w:rsidRPr="00000000">
        <w:rPr>
          <w:rtl w:val="0"/>
        </w:rPr>
        <w:t xml:space="preserve">Cooperativa transferir atendimento para outra cooperativa </w:t>
      </w:r>
    </w:p>
    <w:p w:rsidR="00000000" w:rsidDel="00000000" w:rsidP="00000000" w:rsidRDefault="00000000" w:rsidRPr="00000000" w14:paraId="0000052C">
      <w:pPr>
        <w:numPr>
          <w:ilvl w:val="0"/>
          <w:numId w:val="194"/>
        </w:numPr>
        <w:spacing w:after="0" w:lineRule="auto"/>
        <w:ind w:left="1080" w:hanging="360"/>
        <w:jc w:val="left"/>
        <w:rPr/>
      </w:pPr>
      <w:r w:rsidDel="00000000" w:rsidR="00000000" w:rsidRPr="00000000">
        <w:rPr>
          <w:rtl w:val="0"/>
        </w:rPr>
        <w:t xml:space="preserve">Grupo CAS transferir para uma agência que não seja a do associado </w:t>
      </w:r>
    </w:p>
    <w:p w:rsidR="00000000" w:rsidDel="00000000" w:rsidP="00000000" w:rsidRDefault="00000000" w:rsidRPr="00000000" w14:paraId="0000052D">
      <w:pPr>
        <w:numPr>
          <w:ilvl w:val="0"/>
          <w:numId w:val="97"/>
        </w:numPr>
        <w:spacing w:after="0" w:lineRule="auto"/>
        <w:ind w:left="1080" w:hanging="360"/>
        <w:jc w:val="left"/>
        <w:rPr/>
      </w:pPr>
      <w:r w:rsidDel="00000000" w:rsidR="00000000" w:rsidRPr="00000000">
        <w:rPr>
          <w:rtl w:val="0"/>
        </w:rPr>
        <w:t xml:space="preserve">Grupo CAS transferir para uma cooperativa que não seja a do associado   </w:t>
      </w:r>
    </w:p>
    <w:p w:rsidR="00000000" w:rsidDel="00000000" w:rsidP="00000000" w:rsidRDefault="00000000" w:rsidRPr="00000000" w14:paraId="0000052E">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7jsvpzedllwr" w:id="55"/>
      <w:bookmarkEnd w:id="55"/>
      <w:r w:rsidDel="00000000" w:rsidR="00000000" w:rsidRPr="00000000">
        <w:rPr>
          <w:color w:val="000000"/>
          <w:sz w:val="18"/>
          <w:szCs w:val="18"/>
          <w:rtl w:val="0"/>
        </w:rPr>
        <w:t xml:space="preserve">REQ 44 - Visualizar filas e atendimentos</w:t>
      </w:r>
      <w:r w:rsidDel="00000000" w:rsidR="00000000" w:rsidRPr="00000000">
        <w:rPr>
          <w:b w:val="0"/>
          <w:color w:val="000000"/>
          <w:sz w:val="18"/>
          <w:szCs w:val="18"/>
          <w:rtl w:val="0"/>
        </w:rPr>
        <w:t xml:space="preserve"> </w:t>
      </w:r>
    </w:p>
    <w:p w:rsidR="00000000" w:rsidDel="00000000" w:rsidP="00000000" w:rsidRDefault="00000000" w:rsidRPr="00000000" w14:paraId="0000052F">
      <w:pPr>
        <w:shd w:fill="ffffff" w:val="clear"/>
        <w:spacing w:after="160" w:lineRule="auto"/>
        <w:rPr/>
      </w:pPr>
      <w:r w:rsidDel="00000000" w:rsidR="00000000" w:rsidRPr="00000000">
        <w:rPr>
          <w:rtl w:val="0"/>
        </w:rPr>
        <w:t xml:space="preserve">Dentro do mesmo grupo, usuário pode ter acesso de visualizar, e atribuir a si mesmo atendimento que qualquer fila.  </w:t>
      </w:r>
    </w:p>
    <w:p w:rsidR="00000000" w:rsidDel="00000000" w:rsidP="00000000" w:rsidRDefault="00000000" w:rsidRPr="00000000" w14:paraId="00000530">
      <w:pPr>
        <w:shd w:fill="ffffff" w:val="clear"/>
        <w:spacing w:after="160" w:lineRule="auto"/>
        <w:rPr/>
      </w:pPr>
      <w:r w:rsidDel="00000000" w:rsidR="00000000" w:rsidRPr="00000000">
        <w:rPr>
          <w:rtl w:val="0"/>
        </w:rPr>
        <w:t xml:space="preserve">Usuário que seu grupo é uma </w:t>
      </w:r>
      <w:r w:rsidDel="00000000" w:rsidR="00000000" w:rsidRPr="00000000">
        <w:rPr>
          <w:b w:val="1"/>
          <w:rtl w:val="0"/>
        </w:rPr>
        <w:t xml:space="preserve">agência</w:t>
      </w:r>
      <w:r w:rsidDel="00000000" w:rsidR="00000000" w:rsidRPr="00000000">
        <w:rPr>
          <w:rtl w:val="0"/>
        </w:rPr>
        <w:t xml:space="preserve">, esse consegue visualizar e atribuir a si mesmo atendimento de qualquer fila pertencente ao grupo que está vinculado.  </w:t>
      </w:r>
    </w:p>
    <w:p w:rsidR="00000000" w:rsidDel="00000000" w:rsidP="00000000" w:rsidRDefault="00000000" w:rsidRPr="00000000" w14:paraId="00000531">
      <w:pPr>
        <w:shd w:fill="ffffff" w:val="clear"/>
        <w:spacing w:after="160" w:lineRule="auto"/>
        <w:rPr/>
      </w:pPr>
      <w:r w:rsidDel="00000000" w:rsidR="00000000" w:rsidRPr="00000000">
        <w:rPr>
          <w:rtl w:val="0"/>
        </w:rPr>
        <w:t xml:space="preserve">Usuário que seu grupo é uma </w:t>
      </w:r>
      <w:r w:rsidDel="00000000" w:rsidR="00000000" w:rsidRPr="00000000">
        <w:rPr>
          <w:b w:val="1"/>
          <w:rtl w:val="0"/>
        </w:rPr>
        <w:t xml:space="preserve">cooperativa</w:t>
      </w:r>
      <w:r w:rsidDel="00000000" w:rsidR="00000000" w:rsidRPr="00000000">
        <w:rPr>
          <w:rtl w:val="0"/>
        </w:rPr>
        <w:t xml:space="preserve">, esse consegue visualizar e atribuir a si mesmo atendimento de qualquer fila pertencente ao grupo e grupos abaixo de sua hierarquia. </w:t>
      </w:r>
    </w:p>
    <w:p w:rsidR="00000000" w:rsidDel="00000000" w:rsidP="00000000" w:rsidRDefault="00000000" w:rsidRPr="00000000" w14:paraId="00000532">
      <w:pPr>
        <w:shd w:fill="ffffff" w:val="clear"/>
        <w:spacing w:after="160" w:lineRule="auto"/>
        <w:rPr/>
      </w:pPr>
      <w:r w:rsidDel="00000000" w:rsidR="00000000" w:rsidRPr="00000000">
        <w:rPr>
          <w:rtl w:val="0"/>
        </w:rPr>
        <w:t xml:space="preserve">Usuário que seu grupo está no “</w:t>
      </w:r>
      <w:r w:rsidDel="00000000" w:rsidR="00000000" w:rsidRPr="00000000">
        <w:rPr>
          <w:b w:val="1"/>
          <w:rtl w:val="0"/>
        </w:rPr>
        <w:t xml:space="preserve">CAS</w:t>
      </w:r>
      <w:r w:rsidDel="00000000" w:rsidR="00000000" w:rsidRPr="00000000">
        <w:rPr>
          <w:rtl w:val="0"/>
        </w:rPr>
        <w:t xml:space="preserve">”, esse consegue visualizar e atribuir a si mesmo atendimento de qualquer fila pertencente ao grupo que vinculado.  </w:t>
      </w:r>
    </w:p>
    <w:p w:rsidR="00000000" w:rsidDel="00000000" w:rsidP="00000000" w:rsidRDefault="00000000" w:rsidRPr="00000000" w14:paraId="00000533">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mj7d8ce9aegz" w:id="56"/>
      <w:bookmarkEnd w:id="56"/>
      <w:r w:rsidDel="00000000" w:rsidR="00000000" w:rsidRPr="00000000">
        <w:rPr>
          <w:color w:val="000000"/>
          <w:sz w:val="18"/>
          <w:szCs w:val="18"/>
          <w:rtl w:val="0"/>
        </w:rPr>
        <w:t xml:space="preserve">REQ 52 - Permissões dos usuários</w:t>
      </w:r>
      <w:r w:rsidDel="00000000" w:rsidR="00000000" w:rsidRPr="00000000">
        <w:rPr>
          <w:b w:val="0"/>
          <w:color w:val="000000"/>
          <w:sz w:val="18"/>
          <w:szCs w:val="18"/>
          <w:rtl w:val="0"/>
        </w:rPr>
        <w:t xml:space="preserve"> </w:t>
      </w:r>
    </w:p>
    <w:p w:rsidR="00000000" w:rsidDel="00000000" w:rsidP="00000000" w:rsidRDefault="00000000" w:rsidRPr="00000000" w14:paraId="00000534">
      <w:pPr>
        <w:shd w:fill="ffffff" w:val="clear"/>
        <w:spacing w:after="160" w:lineRule="auto"/>
        <w:rPr/>
      </w:pPr>
      <w:r w:rsidDel="00000000" w:rsidR="00000000" w:rsidRPr="00000000">
        <w:rPr>
          <w:rtl w:val="0"/>
        </w:rPr>
        <w:t xml:space="preserve">Usuários super admin pode permitir e inibir qualquer permissão funcional de toda a lista de funcionalidade que o usuário possa ter, limitando ou concedendo poderes conforme o grupo vinculado. Autonomia 100% da cooperativa de fazer a gestão das permissões do usuário em tempo real.  </w:t>
      </w:r>
    </w:p>
    <w:p w:rsidR="00000000" w:rsidDel="00000000" w:rsidP="00000000" w:rsidRDefault="00000000" w:rsidRPr="00000000" w14:paraId="00000535">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tutjpya1ym0e" w:id="57"/>
      <w:bookmarkEnd w:id="57"/>
      <w:r w:rsidDel="00000000" w:rsidR="00000000" w:rsidRPr="00000000">
        <w:rPr>
          <w:color w:val="000000"/>
          <w:sz w:val="18"/>
          <w:szCs w:val="18"/>
          <w:rtl w:val="0"/>
        </w:rPr>
        <w:t xml:space="preserve">REQ 71 - Histórico de ações e logs</w:t>
      </w:r>
      <w:r w:rsidDel="00000000" w:rsidR="00000000" w:rsidRPr="00000000">
        <w:rPr>
          <w:b w:val="0"/>
          <w:color w:val="000000"/>
          <w:sz w:val="18"/>
          <w:szCs w:val="18"/>
          <w:rtl w:val="0"/>
        </w:rPr>
        <w:t xml:space="preserve"> </w:t>
      </w:r>
    </w:p>
    <w:p w:rsidR="00000000" w:rsidDel="00000000" w:rsidP="00000000" w:rsidRDefault="00000000" w:rsidRPr="00000000" w14:paraId="00000536">
      <w:pPr>
        <w:shd w:fill="ffffff" w:val="clear"/>
        <w:spacing w:after="160" w:lineRule="auto"/>
        <w:rPr/>
      </w:pPr>
      <w:r w:rsidDel="00000000" w:rsidR="00000000" w:rsidRPr="00000000">
        <w:rPr>
          <w:rtl w:val="0"/>
        </w:rPr>
        <w:t xml:space="preserve">Necessário que tenha a possibilidade de análise através de logs de qualquer alteração feito dentro da plataforma, sedo elas em usuários, campanhas, variáveis, intenções. </w:t>
      </w:r>
    </w:p>
    <w:p w:rsidR="00000000" w:rsidDel="00000000" w:rsidP="00000000" w:rsidRDefault="00000000" w:rsidRPr="00000000" w14:paraId="00000537">
      <w:pPr>
        <w:shd w:fill="ffffff" w:val="clear"/>
        <w:spacing w:after="160" w:lineRule="auto"/>
        <w:rPr/>
      </w:pPr>
      <w:r w:rsidDel="00000000" w:rsidR="00000000" w:rsidRPr="00000000">
        <w:rPr>
          <w:rtl w:val="0"/>
        </w:rPr>
        <w:t xml:space="preserve">Nestes logs deve conter data, hora, dados de quem fez a alteração, o que foi alterado, como era antes. </w:t>
      </w:r>
    </w:p>
    <w:p w:rsidR="00000000" w:rsidDel="00000000" w:rsidP="00000000" w:rsidRDefault="00000000" w:rsidRPr="00000000" w14:paraId="00000538">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o5m5q6k5mmod" w:id="58"/>
      <w:bookmarkEnd w:id="58"/>
      <w:r w:rsidDel="00000000" w:rsidR="00000000" w:rsidRPr="00000000">
        <w:rPr>
          <w:color w:val="000000"/>
          <w:sz w:val="18"/>
          <w:szCs w:val="18"/>
          <w:rtl w:val="0"/>
        </w:rPr>
        <w:t xml:space="preserve">REQ 46 - Envio e recebimento de áudio</w:t>
      </w:r>
      <w:r w:rsidDel="00000000" w:rsidR="00000000" w:rsidRPr="00000000">
        <w:rPr>
          <w:b w:val="0"/>
          <w:color w:val="000000"/>
          <w:sz w:val="18"/>
          <w:szCs w:val="18"/>
          <w:rtl w:val="0"/>
        </w:rPr>
        <w:t xml:space="preserve"> </w:t>
      </w:r>
    </w:p>
    <w:p w:rsidR="00000000" w:rsidDel="00000000" w:rsidP="00000000" w:rsidRDefault="00000000" w:rsidRPr="00000000" w14:paraId="00000539">
      <w:pPr>
        <w:shd w:fill="ffffff" w:val="clear"/>
        <w:spacing w:after="160" w:lineRule="auto"/>
        <w:rPr/>
      </w:pPr>
      <w:r w:rsidDel="00000000" w:rsidR="00000000" w:rsidRPr="00000000">
        <w:rPr>
          <w:rtl w:val="0"/>
        </w:rPr>
        <w:t xml:space="preserve">Possibilidade de receber e enviar áudios na plataforma e converter esses para textos, quando baixar essas conversas necessário o link da conversa e a transcriação venha de forma automática.  </w:t>
      </w:r>
    </w:p>
    <w:p w:rsidR="00000000" w:rsidDel="00000000" w:rsidP="00000000" w:rsidRDefault="00000000" w:rsidRPr="00000000" w14:paraId="0000053A">
      <w:pPr>
        <w:shd w:fill="ffffff" w:val="clear"/>
        <w:spacing w:after="160" w:lineRule="auto"/>
        <w:jc w:val="left"/>
        <w:rPr/>
      </w:pPr>
      <w:r w:rsidDel="00000000" w:rsidR="00000000" w:rsidRPr="00000000">
        <w:rPr>
          <w:b w:val="1"/>
          <w:rtl w:val="0"/>
        </w:rPr>
        <w:t xml:space="preserve">Requisitos: </w:t>
      </w:r>
      <w:r w:rsidDel="00000000" w:rsidR="00000000" w:rsidRPr="00000000">
        <w:rPr>
          <w:rtl w:val="0"/>
        </w:rPr>
        <w:t xml:space="preserve"> </w:t>
      </w:r>
    </w:p>
    <w:p w:rsidR="00000000" w:rsidDel="00000000" w:rsidP="00000000" w:rsidRDefault="00000000" w:rsidRPr="00000000" w14:paraId="0000053B">
      <w:pPr>
        <w:numPr>
          <w:ilvl w:val="0"/>
          <w:numId w:val="292"/>
        </w:numPr>
        <w:spacing w:after="0" w:lineRule="auto"/>
        <w:ind w:left="1080" w:hanging="360"/>
        <w:jc w:val="left"/>
        <w:rPr/>
      </w:pPr>
      <w:r w:rsidDel="00000000" w:rsidR="00000000" w:rsidRPr="00000000">
        <w:rPr>
          <w:b w:val="1"/>
          <w:rtl w:val="0"/>
        </w:rPr>
        <w:t xml:space="preserve">Baixar áudios</w:t>
      </w:r>
      <w:r w:rsidDel="00000000" w:rsidR="00000000" w:rsidRPr="00000000">
        <w:rPr>
          <w:rtl w:val="0"/>
        </w:rPr>
        <w:t xml:space="preserve"> </w:t>
      </w:r>
    </w:p>
    <w:p w:rsidR="00000000" w:rsidDel="00000000" w:rsidP="00000000" w:rsidRDefault="00000000" w:rsidRPr="00000000" w14:paraId="0000053C">
      <w:pPr>
        <w:numPr>
          <w:ilvl w:val="0"/>
          <w:numId w:val="139"/>
        </w:numPr>
        <w:spacing w:after="0" w:lineRule="auto"/>
        <w:ind w:left="1080" w:hanging="360"/>
        <w:jc w:val="left"/>
        <w:rPr/>
      </w:pPr>
      <w:r w:rsidDel="00000000" w:rsidR="00000000" w:rsidRPr="00000000">
        <w:rPr>
          <w:b w:val="1"/>
          <w:rtl w:val="0"/>
        </w:rPr>
        <w:t xml:space="preserve">Acelerar áudios</w:t>
      </w:r>
      <w:r w:rsidDel="00000000" w:rsidR="00000000" w:rsidRPr="00000000">
        <w:rPr>
          <w:rtl w:val="0"/>
        </w:rPr>
        <w:t xml:space="preserve"> </w:t>
      </w:r>
    </w:p>
    <w:p w:rsidR="00000000" w:rsidDel="00000000" w:rsidP="00000000" w:rsidRDefault="00000000" w:rsidRPr="00000000" w14:paraId="0000053D">
      <w:pPr>
        <w:numPr>
          <w:ilvl w:val="0"/>
          <w:numId w:val="9"/>
        </w:numPr>
        <w:spacing w:after="0" w:lineRule="auto"/>
        <w:ind w:left="1080" w:hanging="360"/>
        <w:jc w:val="left"/>
        <w:rPr/>
      </w:pPr>
      <w:r w:rsidDel="00000000" w:rsidR="00000000" w:rsidRPr="00000000">
        <w:rPr>
          <w:b w:val="1"/>
          <w:rtl w:val="0"/>
        </w:rPr>
        <w:t xml:space="preserve">Transcrever os áudios em português </w:t>
      </w:r>
      <w:r w:rsidDel="00000000" w:rsidR="00000000" w:rsidRPr="00000000">
        <w:rPr>
          <w:rtl w:val="0"/>
        </w:rPr>
        <w:t xml:space="preserve"> </w:t>
      </w:r>
    </w:p>
    <w:p w:rsidR="00000000" w:rsidDel="00000000" w:rsidP="00000000" w:rsidRDefault="00000000" w:rsidRPr="00000000" w14:paraId="0000053E">
      <w:pPr>
        <w:numPr>
          <w:ilvl w:val="0"/>
          <w:numId w:val="336"/>
        </w:numPr>
        <w:spacing w:after="0" w:lineRule="auto"/>
        <w:ind w:left="1080" w:hanging="360"/>
        <w:jc w:val="left"/>
        <w:rPr/>
      </w:pPr>
      <w:r w:rsidDel="00000000" w:rsidR="00000000" w:rsidRPr="00000000">
        <w:rPr>
          <w:b w:val="1"/>
          <w:rtl w:val="0"/>
        </w:rPr>
        <w:t xml:space="preserve">Enviar áudios: </w:t>
      </w:r>
      <w:r w:rsidDel="00000000" w:rsidR="00000000" w:rsidRPr="00000000">
        <w:rPr>
          <w:rtl w:val="0"/>
        </w:rPr>
        <w:t xml:space="preserve">audio/aac, audio/mp4, audio/amr, audio/mpeg e </w:t>
        <w:br w:type="textWrapping"/>
        <w:t xml:space="preserve">audio/ogg; codecs=opus tamanho máximo de 16MB </w:t>
      </w:r>
    </w:p>
    <w:p w:rsidR="00000000" w:rsidDel="00000000" w:rsidP="00000000" w:rsidRDefault="00000000" w:rsidRPr="00000000" w14:paraId="0000053F">
      <w:pPr>
        <w:shd w:fill="ffffff" w:val="clear"/>
        <w:spacing w:after="160" w:lineRule="auto"/>
        <w:ind w:left="720" w:firstLine="0"/>
        <w:jc w:val="left"/>
        <w:rPr/>
      </w:pPr>
      <w:r w:rsidDel="00000000" w:rsidR="00000000" w:rsidRPr="00000000">
        <w:rPr>
          <w:rtl w:val="0"/>
        </w:rPr>
        <w:t xml:space="preserve">  </w:t>
      </w:r>
    </w:p>
    <w:p w:rsidR="00000000" w:rsidDel="00000000" w:rsidP="00000000" w:rsidRDefault="00000000" w:rsidRPr="00000000" w14:paraId="00000540">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mj6jmachu504" w:id="59"/>
      <w:bookmarkEnd w:id="59"/>
      <w:r w:rsidDel="00000000" w:rsidR="00000000" w:rsidRPr="00000000">
        <w:rPr>
          <w:color w:val="000000"/>
          <w:sz w:val="18"/>
          <w:szCs w:val="18"/>
          <w:rtl w:val="0"/>
        </w:rPr>
        <w:t xml:space="preserve">REQ 47 - Buscar conversas em um histórico</w:t>
      </w:r>
      <w:r w:rsidDel="00000000" w:rsidR="00000000" w:rsidRPr="00000000">
        <w:rPr>
          <w:b w:val="0"/>
          <w:color w:val="000000"/>
          <w:sz w:val="18"/>
          <w:szCs w:val="18"/>
          <w:rtl w:val="0"/>
        </w:rPr>
        <w:t xml:space="preserve"> </w:t>
      </w:r>
    </w:p>
    <w:p w:rsidR="00000000" w:rsidDel="00000000" w:rsidP="00000000" w:rsidRDefault="00000000" w:rsidRPr="00000000" w14:paraId="00000541">
      <w:pPr>
        <w:shd w:fill="ffffff" w:val="clear"/>
        <w:spacing w:after="160" w:lineRule="auto"/>
        <w:rPr/>
      </w:pPr>
      <w:r w:rsidDel="00000000" w:rsidR="00000000" w:rsidRPr="00000000">
        <w:rPr>
          <w:rtl w:val="0"/>
        </w:rPr>
        <w:t xml:space="preserve">Necessário que na plataforma tenha a possibilidade de busca de histórico da conversa, essa tem que estar disponível para qualquer usuário, respeitando </w:t>
      </w:r>
      <w:r w:rsidDel="00000000" w:rsidR="00000000" w:rsidRPr="00000000">
        <w:rPr>
          <w:b w:val="1"/>
          <w:rtl w:val="0"/>
        </w:rPr>
        <w:t xml:space="preserve">grupo</w:t>
      </w:r>
      <w:r w:rsidDel="00000000" w:rsidR="00000000" w:rsidRPr="00000000">
        <w:rPr>
          <w:rtl w:val="0"/>
        </w:rPr>
        <w:t xml:space="preserve"> e </w:t>
      </w:r>
      <w:r w:rsidDel="00000000" w:rsidR="00000000" w:rsidRPr="00000000">
        <w:rPr>
          <w:b w:val="1"/>
          <w:rtl w:val="0"/>
        </w:rPr>
        <w:t xml:space="preserve">hierarquia</w:t>
      </w:r>
      <w:r w:rsidDel="00000000" w:rsidR="00000000" w:rsidRPr="00000000">
        <w:rPr>
          <w:rtl w:val="0"/>
        </w:rPr>
        <w:t xml:space="preserve">. Somente pode existir a possibilidade de buscar uma conversa no histórico se ela já falou no grupo. Se a conversa teve transferência em grupos diferentes, todos os grupos devem conseguir buscar o histórico da conversa de início ao fim do atendimento. A busca pela histórico pode ser feita por </w:t>
      </w:r>
    </w:p>
    <w:p w:rsidR="00000000" w:rsidDel="00000000" w:rsidP="00000000" w:rsidRDefault="00000000" w:rsidRPr="00000000" w14:paraId="00000542">
      <w:pPr>
        <w:numPr>
          <w:ilvl w:val="0"/>
          <w:numId w:val="283"/>
        </w:numPr>
        <w:spacing w:after="0" w:lineRule="auto"/>
        <w:ind w:left="1080" w:hanging="360"/>
        <w:jc w:val="left"/>
        <w:rPr/>
      </w:pPr>
      <w:r w:rsidDel="00000000" w:rsidR="00000000" w:rsidRPr="00000000">
        <w:rPr>
          <w:rtl w:val="0"/>
        </w:rPr>
        <w:t xml:space="preserve">Nome do associado; </w:t>
      </w:r>
    </w:p>
    <w:p w:rsidR="00000000" w:rsidDel="00000000" w:rsidP="00000000" w:rsidRDefault="00000000" w:rsidRPr="00000000" w14:paraId="00000543">
      <w:pPr>
        <w:numPr>
          <w:ilvl w:val="0"/>
          <w:numId w:val="291"/>
        </w:numPr>
        <w:spacing w:after="0" w:lineRule="auto"/>
        <w:ind w:left="1080" w:hanging="360"/>
        <w:jc w:val="left"/>
        <w:rPr/>
      </w:pPr>
      <w:r w:rsidDel="00000000" w:rsidR="00000000" w:rsidRPr="00000000">
        <w:rPr>
          <w:rtl w:val="0"/>
        </w:rPr>
        <w:t xml:space="preserve">Documento do associado; </w:t>
      </w:r>
    </w:p>
    <w:p w:rsidR="00000000" w:rsidDel="00000000" w:rsidP="00000000" w:rsidRDefault="00000000" w:rsidRPr="00000000" w14:paraId="00000544">
      <w:pPr>
        <w:numPr>
          <w:ilvl w:val="0"/>
          <w:numId w:val="244"/>
        </w:numPr>
        <w:spacing w:after="0" w:lineRule="auto"/>
        <w:ind w:left="1080" w:hanging="360"/>
        <w:jc w:val="left"/>
        <w:rPr/>
      </w:pPr>
      <w:r w:rsidDel="00000000" w:rsidR="00000000" w:rsidRPr="00000000">
        <w:rPr>
          <w:rtl w:val="0"/>
        </w:rPr>
        <w:t xml:space="preserve">Conta do associado; </w:t>
      </w:r>
    </w:p>
    <w:p w:rsidR="00000000" w:rsidDel="00000000" w:rsidP="00000000" w:rsidRDefault="00000000" w:rsidRPr="00000000" w14:paraId="00000545">
      <w:pPr>
        <w:numPr>
          <w:ilvl w:val="0"/>
          <w:numId w:val="173"/>
        </w:numPr>
        <w:spacing w:after="0" w:lineRule="auto"/>
        <w:ind w:left="1080" w:hanging="360"/>
        <w:jc w:val="left"/>
        <w:rPr/>
      </w:pPr>
      <w:r w:rsidDel="00000000" w:rsidR="00000000" w:rsidRPr="00000000">
        <w:rPr>
          <w:rtl w:val="0"/>
        </w:rPr>
        <w:t xml:space="preserve">Número de telefone de cadastro do associado; </w:t>
      </w:r>
    </w:p>
    <w:p w:rsidR="00000000" w:rsidDel="00000000" w:rsidP="00000000" w:rsidRDefault="00000000" w:rsidRPr="00000000" w14:paraId="00000546">
      <w:pPr>
        <w:numPr>
          <w:ilvl w:val="0"/>
          <w:numId w:val="233"/>
        </w:numPr>
        <w:spacing w:after="0" w:lineRule="auto"/>
        <w:ind w:left="1080" w:hanging="360"/>
        <w:jc w:val="left"/>
        <w:rPr/>
      </w:pPr>
      <w:r w:rsidDel="00000000" w:rsidR="00000000" w:rsidRPr="00000000">
        <w:rPr>
          <w:rtl w:val="0"/>
        </w:rPr>
        <w:t xml:space="preserve">Número de telefone utilizado pelo associado (caso do contato tenha sido feito através de um número de telefone diferente do de cadastro). </w:t>
      </w:r>
    </w:p>
    <w:p w:rsidR="00000000" w:rsidDel="00000000" w:rsidP="00000000" w:rsidRDefault="00000000" w:rsidRPr="00000000" w14:paraId="00000547">
      <w:pPr>
        <w:numPr>
          <w:ilvl w:val="0"/>
          <w:numId w:val="130"/>
        </w:numPr>
        <w:spacing w:after="0" w:lineRule="auto"/>
        <w:ind w:left="1080" w:hanging="360"/>
        <w:jc w:val="left"/>
        <w:rPr/>
      </w:pPr>
      <w:r w:rsidDel="00000000" w:rsidR="00000000" w:rsidRPr="00000000">
        <w:rPr>
          <w:rtl w:val="0"/>
        </w:rPr>
        <w:t xml:space="preserve">Por quem fez o atendimento do associado </w:t>
      </w:r>
    </w:p>
    <w:p w:rsidR="00000000" w:rsidDel="00000000" w:rsidP="00000000" w:rsidRDefault="00000000" w:rsidRPr="00000000" w14:paraId="00000548">
      <w:pPr>
        <w:numPr>
          <w:ilvl w:val="0"/>
          <w:numId w:val="42"/>
        </w:numPr>
        <w:spacing w:after="0" w:lineRule="auto"/>
        <w:ind w:left="1080" w:hanging="360"/>
        <w:jc w:val="left"/>
        <w:rPr/>
      </w:pPr>
      <w:r w:rsidDel="00000000" w:rsidR="00000000" w:rsidRPr="00000000">
        <w:rPr>
          <w:rtl w:val="0"/>
        </w:rPr>
        <w:t xml:space="preserve">Pelo protocolo de atendimento </w:t>
      </w:r>
    </w:p>
    <w:p w:rsidR="00000000" w:rsidDel="00000000" w:rsidP="00000000" w:rsidRDefault="00000000" w:rsidRPr="00000000" w14:paraId="00000549">
      <w:pPr>
        <w:shd w:fill="ffffff" w:val="clear"/>
        <w:spacing w:after="160" w:lineRule="auto"/>
        <w:rPr/>
      </w:pPr>
      <w:r w:rsidDel="00000000" w:rsidR="00000000" w:rsidRPr="00000000">
        <w:rPr>
          <w:b w:val="1"/>
          <w:rtl w:val="0"/>
        </w:rPr>
        <w:t xml:space="preserve">Hierarquia de busca de conversas. </w:t>
      </w:r>
      <w:r w:rsidDel="00000000" w:rsidR="00000000" w:rsidRPr="00000000">
        <w:rPr>
          <w:rtl w:val="0"/>
        </w:rPr>
        <w:t xml:space="preserve"> </w:t>
      </w:r>
    </w:p>
    <w:p w:rsidR="00000000" w:rsidDel="00000000" w:rsidP="00000000" w:rsidRDefault="00000000" w:rsidRPr="00000000" w14:paraId="0000054A">
      <w:pPr>
        <w:numPr>
          <w:ilvl w:val="0"/>
          <w:numId w:val="179"/>
        </w:numPr>
        <w:spacing w:after="0" w:lineRule="auto"/>
        <w:ind w:left="1080" w:hanging="360"/>
        <w:jc w:val="left"/>
        <w:rPr/>
      </w:pPr>
      <w:r w:rsidDel="00000000" w:rsidR="00000000" w:rsidRPr="00000000">
        <w:rPr>
          <w:rtl w:val="0"/>
        </w:rPr>
        <w:t xml:space="preserve">Super Administrador consegue buscar qualquer histórico; </w:t>
      </w:r>
    </w:p>
    <w:p w:rsidR="00000000" w:rsidDel="00000000" w:rsidP="00000000" w:rsidRDefault="00000000" w:rsidRPr="00000000" w14:paraId="0000054B">
      <w:pPr>
        <w:numPr>
          <w:ilvl w:val="0"/>
          <w:numId w:val="219"/>
        </w:numPr>
        <w:spacing w:after="0" w:lineRule="auto"/>
        <w:ind w:left="1080" w:hanging="360"/>
        <w:jc w:val="left"/>
        <w:rPr/>
      </w:pPr>
      <w:r w:rsidDel="00000000" w:rsidR="00000000" w:rsidRPr="00000000">
        <w:rPr>
          <w:rtl w:val="0"/>
        </w:rPr>
        <w:t xml:space="preserve">Perfil Admin Sicredi consegue buscar qualquer histórico; </w:t>
      </w:r>
    </w:p>
    <w:p w:rsidR="00000000" w:rsidDel="00000000" w:rsidP="00000000" w:rsidRDefault="00000000" w:rsidRPr="00000000" w14:paraId="0000054C">
      <w:pPr>
        <w:numPr>
          <w:ilvl w:val="0"/>
          <w:numId w:val="339"/>
        </w:numPr>
        <w:spacing w:after="0" w:lineRule="auto"/>
        <w:ind w:left="1080" w:hanging="360"/>
        <w:jc w:val="left"/>
        <w:rPr/>
      </w:pPr>
      <w:r w:rsidDel="00000000" w:rsidR="00000000" w:rsidRPr="00000000">
        <w:rPr>
          <w:rtl w:val="0"/>
        </w:rPr>
        <w:t xml:space="preserve">Usuários vinculados a um grupo de cooperativa (sede) conseguem buscar qualquer histórico dentro do seu grupo e grupo de agências dentro da sua </w:t>
      </w:r>
      <w:r w:rsidDel="00000000" w:rsidR="00000000" w:rsidRPr="00000000">
        <w:rPr>
          <w:b w:val="1"/>
          <w:rtl w:val="0"/>
        </w:rPr>
        <w:t xml:space="preserve">hierarquia</w:t>
      </w:r>
      <w:r w:rsidDel="00000000" w:rsidR="00000000" w:rsidRPr="00000000">
        <w:rPr>
          <w:rtl w:val="0"/>
        </w:rPr>
        <w:t xml:space="preserve">; </w:t>
      </w:r>
    </w:p>
    <w:p w:rsidR="00000000" w:rsidDel="00000000" w:rsidP="00000000" w:rsidRDefault="00000000" w:rsidRPr="00000000" w14:paraId="0000054D">
      <w:pPr>
        <w:numPr>
          <w:ilvl w:val="0"/>
          <w:numId w:val="21"/>
        </w:numPr>
        <w:spacing w:after="0" w:lineRule="auto"/>
        <w:ind w:left="1080" w:hanging="360"/>
        <w:jc w:val="left"/>
        <w:rPr/>
      </w:pPr>
      <w:r w:rsidDel="00000000" w:rsidR="00000000" w:rsidRPr="00000000">
        <w:rPr>
          <w:rtl w:val="0"/>
        </w:rPr>
        <w:t xml:space="preserve">Usuários de agência consegue buscar qualquer histórico somente dentro do </w:t>
      </w:r>
      <w:r w:rsidDel="00000000" w:rsidR="00000000" w:rsidRPr="00000000">
        <w:rPr>
          <w:b w:val="1"/>
          <w:rtl w:val="0"/>
        </w:rPr>
        <w:t xml:space="preserve">seu grupo</w:t>
      </w:r>
      <w:r w:rsidDel="00000000" w:rsidR="00000000" w:rsidRPr="00000000">
        <w:rPr>
          <w:rtl w:val="0"/>
        </w:rPr>
        <w:t xml:space="preserve">. </w:t>
      </w:r>
    </w:p>
    <w:p w:rsidR="00000000" w:rsidDel="00000000" w:rsidP="00000000" w:rsidRDefault="00000000" w:rsidRPr="00000000" w14:paraId="0000054E">
      <w:pPr>
        <w:numPr>
          <w:ilvl w:val="0"/>
          <w:numId w:val="215"/>
        </w:numPr>
        <w:spacing w:after="0" w:lineRule="auto"/>
        <w:ind w:left="1080" w:hanging="360"/>
        <w:jc w:val="left"/>
        <w:rPr/>
      </w:pPr>
      <w:r w:rsidDel="00000000" w:rsidR="00000000" w:rsidRPr="00000000">
        <w:rPr>
          <w:rtl w:val="0"/>
        </w:rPr>
        <w:t xml:space="preserve">Usuários vinculados a algum grupo que esteja no CAS conseguem buscar histórico de atendimento somente de conversa que passaram pelo grupo que está vinculado.  </w:t>
      </w:r>
    </w:p>
    <w:p w:rsidR="00000000" w:rsidDel="00000000" w:rsidP="00000000" w:rsidRDefault="00000000" w:rsidRPr="00000000" w14:paraId="0000054F">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pp0avipgq133" w:id="60"/>
      <w:bookmarkEnd w:id="60"/>
      <w:r w:rsidDel="00000000" w:rsidR="00000000" w:rsidRPr="00000000">
        <w:rPr>
          <w:color w:val="000000"/>
          <w:sz w:val="18"/>
          <w:szCs w:val="18"/>
          <w:rtl w:val="0"/>
        </w:rPr>
        <w:t xml:space="preserve">REQ 72 - Marcar conversas</w:t>
      </w:r>
      <w:r w:rsidDel="00000000" w:rsidR="00000000" w:rsidRPr="00000000">
        <w:rPr>
          <w:b w:val="0"/>
          <w:color w:val="000000"/>
          <w:sz w:val="18"/>
          <w:szCs w:val="18"/>
          <w:rtl w:val="0"/>
        </w:rPr>
        <w:t xml:space="preserve"> </w:t>
      </w:r>
    </w:p>
    <w:p w:rsidR="00000000" w:rsidDel="00000000" w:rsidP="00000000" w:rsidRDefault="00000000" w:rsidRPr="00000000" w14:paraId="00000550">
      <w:pPr>
        <w:shd w:fill="ffffff" w:val="clear"/>
        <w:spacing w:after="160" w:lineRule="auto"/>
        <w:rPr/>
      </w:pPr>
      <w:r w:rsidDel="00000000" w:rsidR="00000000" w:rsidRPr="00000000">
        <w:rPr>
          <w:rtl w:val="0"/>
        </w:rPr>
        <w:t xml:space="preserve">Necessário que na plataforma exista possibilidade de marcar conversas:  </w:t>
      </w:r>
    </w:p>
    <w:p w:rsidR="00000000" w:rsidDel="00000000" w:rsidP="00000000" w:rsidRDefault="00000000" w:rsidRPr="00000000" w14:paraId="00000551">
      <w:pPr>
        <w:shd w:fill="ffffff" w:val="clear"/>
        <w:spacing w:after="160" w:lineRule="auto"/>
        <w:rPr/>
      </w:pPr>
      <w:r w:rsidDel="00000000" w:rsidR="00000000" w:rsidRPr="00000000">
        <w:rPr>
          <w:rtl w:val="0"/>
        </w:rPr>
        <w:t xml:space="preserve">Detalhes: </w:t>
      </w:r>
    </w:p>
    <w:p w:rsidR="00000000" w:rsidDel="00000000" w:rsidP="00000000" w:rsidRDefault="00000000" w:rsidRPr="00000000" w14:paraId="00000552">
      <w:pPr>
        <w:numPr>
          <w:ilvl w:val="0"/>
          <w:numId w:val="100"/>
        </w:numPr>
        <w:spacing w:after="0" w:lineRule="auto"/>
        <w:ind w:left="1080" w:hanging="360"/>
        <w:jc w:val="left"/>
        <w:rPr/>
      </w:pPr>
      <w:r w:rsidDel="00000000" w:rsidR="00000000" w:rsidRPr="00000000">
        <w:rPr>
          <w:b w:val="1"/>
          <w:rtl w:val="0"/>
        </w:rPr>
        <w:t xml:space="preserve">Marcar como SPAM</w:t>
      </w:r>
      <w:r w:rsidDel="00000000" w:rsidR="00000000" w:rsidRPr="00000000">
        <w:rPr>
          <w:rtl w:val="0"/>
        </w:rPr>
        <w:t xml:space="preserve">: utilizado em caso de intenções fraudulentas. Número de telefone marcado com o SPAM não conseguem entrar em contato com o Sicredi através do canal. Esse número entra em uma blacklist e somente consegue entrar em contato novamente pós desbloqueio.  </w:t>
      </w:r>
    </w:p>
    <w:p w:rsidR="00000000" w:rsidDel="00000000" w:rsidP="00000000" w:rsidRDefault="00000000" w:rsidRPr="00000000" w14:paraId="00000553">
      <w:pPr>
        <w:numPr>
          <w:ilvl w:val="0"/>
          <w:numId w:val="238"/>
        </w:numPr>
        <w:spacing w:after="0" w:lineRule="auto"/>
        <w:ind w:left="1080" w:hanging="360"/>
        <w:jc w:val="left"/>
        <w:rPr/>
      </w:pPr>
      <w:r w:rsidDel="00000000" w:rsidR="00000000" w:rsidRPr="00000000">
        <w:rPr>
          <w:b w:val="1"/>
          <w:rtl w:val="0"/>
        </w:rPr>
        <w:t xml:space="preserve">Marcar conversas como não lidas: </w:t>
      </w:r>
      <w:r w:rsidDel="00000000" w:rsidR="00000000" w:rsidRPr="00000000">
        <w:rPr>
          <w:rtl w:val="0"/>
        </w:rPr>
        <w:t xml:space="preserve">Toda mensagem enviada pelo associado a plataforma deve mostrar que aquela conversa tem tantas mensagens não lidas, e em caso de leitura e não for responder de imediato deve existir a possibilidade de ser marcada como não lida evitando que a conversa se perca.  </w:t>
      </w:r>
    </w:p>
    <w:p w:rsidR="00000000" w:rsidDel="00000000" w:rsidP="00000000" w:rsidRDefault="00000000" w:rsidRPr="00000000" w14:paraId="00000554">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qxauv08vgkte" w:id="61"/>
      <w:bookmarkEnd w:id="61"/>
      <w:r w:rsidDel="00000000" w:rsidR="00000000" w:rsidRPr="00000000">
        <w:rPr>
          <w:color w:val="000000"/>
          <w:sz w:val="18"/>
          <w:szCs w:val="18"/>
          <w:rtl w:val="0"/>
        </w:rPr>
        <w:t xml:space="preserve">REQ 48 - Identificar associados em atendimento</w:t>
      </w:r>
      <w:r w:rsidDel="00000000" w:rsidR="00000000" w:rsidRPr="00000000">
        <w:rPr>
          <w:b w:val="0"/>
          <w:color w:val="000000"/>
          <w:sz w:val="18"/>
          <w:szCs w:val="18"/>
          <w:rtl w:val="0"/>
        </w:rPr>
        <w:t xml:space="preserve"> </w:t>
      </w:r>
    </w:p>
    <w:p w:rsidR="00000000" w:rsidDel="00000000" w:rsidP="00000000" w:rsidRDefault="00000000" w:rsidRPr="00000000" w14:paraId="00000555">
      <w:pPr>
        <w:shd w:fill="ffffff" w:val="clear"/>
        <w:spacing w:after="160" w:lineRule="auto"/>
        <w:rPr/>
      </w:pPr>
      <w:r w:rsidDel="00000000" w:rsidR="00000000" w:rsidRPr="00000000">
        <w:rPr>
          <w:rtl w:val="0"/>
        </w:rPr>
        <w:t xml:space="preserve">A plataforma dever contar uma forma de identificar que um associado já está em atendimento, em casos de tentativa de contato ativo através de templates e fazer e deve ser feito o bloqueio do envio para que não interfira no atendimento que está ativo.  </w:t>
      </w:r>
    </w:p>
    <w:p w:rsidR="00000000" w:rsidDel="00000000" w:rsidP="00000000" w:rsidRDefault="00000000" w:rsidRPr="00000000" w14:paraId="00000556">
      <w:pPr>
        <w:shd w:fill="ffffff" w:val="clear"/>
        <w:spacing w:after="160" w:lineRule="auto"/>
        <w:rPr/>
      </w:pPr>
      <w:r w:rsidDel="00000000" w:rsidR="00000000" w:rsidRPr="00000000">
        <w:rPr>
          <w:b w:val="1"/>
          <w:rtl w:val="0"/>
        </w:rPr>
        <w:t xml:space="preserve">Detalhes: </w:t>
      </w:r>
      <w:r w:rsidDel="00000000" w:rsidR="00000000" w:rsidRPr="00000000">
        <w:rPr>
          <w:rtl w:val="0"/>
        </w:rPr>
        <w:t xml:space="preserve"> </w:t>
      </w:r>
    </w:p>
    <w:p w:rsidR="00000000" w:rsidDel="00000000" w:rsidP="00000000" w:rsidRDefault="00000000" w:rsidRPr="00000000" w14:paraId="00000557">
      <w:pPr>
        <w:shd w:fill="ffffff" w:val="clear"/>
        <w:spacing w:after="160" w:lineRule="auto"/>
        <w:rPr/>
      </w:pPr>
      <w:r w:rsidDel="00000000" w:rsidR="00000000" w:rsidRPr="00000000">
        <w:rPr>
          <w:b w:val="1"/>
          <w:rtl w:val="0"/>
        </w:rPr>
        <w:t xml:space="preserve">Envio ativo individual: </w:t>
      </w:r>
      <w:r w:rsidDel="00000000" w:rsidR="00000000" w:rsidRPr="00000000">
        <w:rPr>
          <w:rtl w:val="0"/>
        </w:rPr>
        <w:t xml:space="preserve">deve ser mostrado em tela, que o associado está em atendimento, mostrar quem está atendendo e não fazer o envio do template.  </w:t>
      </w:r>
    </w:p>
    <w:p w:rsidR="00000000" w:rsidDel="00000000" w:rsidP="00000000" w:rsidRDefault="00000000" w:rsidRPr="00000000" w14:paraId="00000558">
      <w:pPr>
        <w:shd w:fill="ffffff" w:val="clear"/>
        <w:spacing w:after="160" w:lineRule="auto"/>
        <w:rPr/>
      </w:pPr>
      <w:r w:rsidDel="00000000" w:rsidR="00000000" w:rsidRPr="00000000">
        <w:rPr>
          <w:b w:val="1"/>
          <w:rtl w:val="0"/>
        </w:rPr>
        <w:t xml:space="preserve">Envio em lote: </w:t>
      </w:r>
      <w:r w:rsidDel="00000000" w:rsidR="00000000" w:rsidRPr="00000000">
        <w:rPr>
          <w:rtl w:val="0"/>
        </w:rPr>
        <w:t xml:space="preserve">desse ser mostrado em relatório o motivo o de não ter sido entregue o template para o associado, informado que já estava em atendimento com um outro usuário.  </w:t>
      </w:r>
    </w:p>
    <w:p w:rsidR="00000000" w:rsidDel="00000000" w:rsidP="00000000" w:rsidRDefault="00000000" w:rsidRPr="00000000" w14:paraId="00000559">
      <w:pPr>
        <w:shd w:fill="ffffff" w:val="clear"/>
        <w:spacing w:after="160" w:lineRule="auto"/>
        <w:rPr/>
      </w:pPr>
      <w:r w:rsidDel="00000000" w:rsidR="00000000" w:rsidRPr="00000000">
        <w:rPr>
          <w:b w:val="1"/>
          <w:rtl w:val="0"/>
        </w:rPr>
        <w:t xml:space="preserve">Envio via API: </w:t>
      </w:r>
      <w:r w:rsidDel="00000000" w:rsidR="00000000" w:rsidRPr="00000000">
        <w:rPr>
          <w:rtl w:val="0"/>
        </w:rPr>
        <w:t xml:space="preserve">deve ser possível consumir o retorno de erro direto na API informando que o template não foi entregue, devido ao associado estar em atendimento com um outro usuário</w:t>
      </w:r>
      <w:r w:rsidDel="00000000" w:rsidR="00000000" w:rsidRPr="00000000">
        <w:rPr>
          <w:b w:val="1"/>
          <w:rtl w:val="0"/>
        </w:rPr>
        <w:t xml:space="preserve">.</w:t>
      </w:r>
      <w:r w:rsidDel="00000000" w:rsidR="00000000" w:rsidRPr="00000000">
        <w:rPr>
          <w:rtl w:val="0"/>
        </w:rPr>
        <w:t xml:space="preserve"> </w:t>
      </w:r>
    </w:p>
    <w:p w:rsidR="00000000" w:rsidDel="00000000" w:rsidP="00000000" w:rsidRDefault="00000000" w:rsidRPr="00000000" w14:paraId="0000055A">
      <w:pPr>
        <w:shd w:fill="ffffff" w:val="clear"/>
        <w:spacing w:after="160" w:lineRule="auto"/>
        <w:rPr/>
      </w:pPr>
      <w:r w:rsidDel="00000000" w:rsidR="00000000" w:rsidRPr="00000000">
        <w:rPr>
          <w:b w:val="1"/>
          <w:rtl w:val="0"/>
        </w:rPr>
        <w:t xml:space="preserve">Envio via Marketing cloud: </w:t>
      </w:r>
      <w:r w:rsidDel="00000000" w:rsidR="00000000" w:rsidRPr="00000000">
        <w:rPr>
          <w:rtl w:val="0"/>
        </w:rPr>
        <w:t xml:space="preserve">deve ser possível consumir o retorno de erro direto no marketing cloud informando que o template não foi entregue, devido ao associado estar em atendimento com um outro usuário</w:t>
      </w:r>
      <w:r w:rsidDel="00000000" w:rsidR="00000000" w:rsidRPr="00000000">
        <w:rPr>
          <w:b w:val="1"/>
          <w:rtl w:val="0"/>
        </w:rPr>
        <w:t xml:space="preserve">.</w:t>
      </w:r>
      <w:r w:rsidDel="00000000" w:rsidR="00000000" w:rsidRPr="00000000">
        <w:rPr>
          <w:rtl w:val="0"/>
        </w:rPr>
        <w:t xml:space="preserve">  </w:t>
      </w:r>
    </w:p>
    <w:p w:rsidR="00000000" w:rsidDel="00000000" w:rsidP="00000000" w:rsidRDefault="00000000" w:rsidRPr="00000000" w14:paraId="0000055B">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jxjwcsebluto" w:id="62"/>
      <w:bookmarkEnd w:id="62"/>
      <w:r w:rsidDel="00000000" w:rsidR="00000000" w:rsidRPr="00000000">
        <w:rPr>
          <w:color w:val="000000"/>
          <w:sz w:val="18"/>
          <w:szCs w:val="18"/>
          <w:rtl w:val="0"/>
        </w:rPr>
        <w:t xml:space="preserve">REQ 49 - Quarentena</w:t>
      </w:r>
      <w:r w:rsidDel="00000000" w:rsidR="00000000" w:rsidRPr="00000000">
        <w:rPr>
          <w:b w:val="0"/>
          <w:color w:val="000000"/>
          <w:sz w:val="18"/>
          <w:szCs w:val="18"/>
          <w:rtl w:val="0"/>
        </w:rPr>
        <w:t xml:space="preserve"> </w:t>
      </w:r>
    </w:p>
    <w:p w:rsidR="00000000" w:rsidDel="00000000" w:rsidP="00000000" w:rsidRDefault="00000000" w:rsidRPr="00000000" w14:paraId="0000055C">
      <w:pPr>
        <w:shd w:fill="ffffff" w:val="clear"/>
        <w:spacing w:after="160" w:lineRule="auto"/>
        <w:rPr/>
      </w:pPr>
      <w:r w:rsidDel="00000000" w:rsidR="00000000" w:rsidRPr="00000000">
        <w:rPr>
          <w:rtl w:val="0"/>
        </w:rPr>
        <w:t xml:space="preserve">A plataforma dever contar uma forma de identificar as quarentenas:  </w:t>
      </w:r>
    </w:p>
    <w:p w:rsidR="00000000" w:rsidDel="00000000" w:rsidP="00000000" w:rsidRDefault="00000000" w:rsidRPr="00000000" w14:paraId="0000055D">
      <w:pPr>
        <w:numPr>
          <w:ilvl w:val="0"/>
          <w:numId w:val="52"/>
        </w:numPr>
        <w:spacing w:after="0" w:lineRule="auto"/>
        <w:ind w:left="1080" w:hanging="360"/>
        <w:jc w:val="left"/>
        <w:rPr/>
      </w:pPr>
      <w:r w:rsidDel="00000000" w:rsidR="00000000" w:rsidRPr="00000000">
        <w:rPr>
          <w:rtl w:val="0"/>
        </w:rPr>
        <w:t xml:space="preserve">Mesmo template, prazo de 4 horas </w:t>
      </w:r>
    </w:p>
    <w:p w:rsidR="00000000" w:rsidDel="00000000" w:rsidP="00000000" w:rsidRDefault="00000000" w:rsidRPr="00000000" w14:paraId="0000055E">
      <w:pPr>
        <w:numPr>
          <w:ilvl w:val="0"/>
          <w:numId w:val="91"/>
        </w:numPr>
        <w:spacing w:after="0" w:lineRule="auto"/>
        <w:ind w:left="1080" w:hanging="360"/>
        <w:jc w:val="left"/>
        <w:rPr/>
      </w:pPr>
      <w:r w:rsidDel="00000000" w:rsidR="00000000" w:rsidRPr="00000000">
        <w:rPr>
          <w:rtl w:val="0"/>
        </w:rPr>
        <w:t xml:space="preserve">Template NPS prazo de 6 horas </w:t>
      </w:r>
    </w:p>
    <w:p w:rsidR="00000000" w:rsidDel="00000000" w:rsidP="00000000" w:rsidRDefault="00000000" w:rsidRPr="00000000" w14:paraId="0000055F">
      <w:pPr>
        <w:shd w:fill="ffffff" w:val="clear"/>
        <w:spacing w:after="160" w:lineRule="auto"/>
        <w:rPr/>
      </w:pPr>
      <w:r w:rsidDel="00000000" w:rsidR="00000000" w:rsidRPr="00000000">
        <w:rPr>
          <w:b w:val="1"/>
          <w:rtl w:val="0"/>
        </w:rPr>
        <w:t xml:space="preserve">Detalhes: </w:t>
      </w:r>
      <w:r w:rsidDel="00000000" w:rsidR="00000000" w:rsidRPr="00000000">
        <w:rPr>
          <w:rtl w:val="0"/>
        </w:rPr>
        <w:t xml:space="preserve"> </w:t>
      </w:r>
    </w:p>
    <w:p w:rsidR="00000000" w:rsidDel="00000000" w:rsidP="00000000" w:rsidRDefault="00000000" w:rsidRPr="00000000" w14:paraId="00000560">
      <w:pPr>
        <w:shd w:fill="ffffff" w:val="clear"/>
        <w:spacing w:after="160" w:lineRule="auto"/>
        <w:rPr/>
      </w:pPr>
      <w:r w:rsidDel="00000000" w:rsidR="00000000" w:rsidRPr="00000000">
        <w:rPr>
          <w:b w:val="1"/>
          <w:rtl w:val="0"/>
        </w:rPr>
        <w:t xml:space="preserve">Envio ativo individual: </w:t>
      </w:r>
      <w:r w:rsidDel="00000000" w:rsidR="00000000" w:rsidRPr="00000000">
        <w:rPr>
          <w:rtl w:val="0"/>
        </w:rPr>
        <w:t xml:space="preserve">deve ser mostrado em tela, que o template não será enviado informando o motivo da quarentena </w:t>
      </w:r>
    </w:p>
    <w:p w:rsidR="00000000" w:rsidDel="00000000" w:rsidP="00000000" w:rsidRDefault="00000000" w:rsidRPr="00000000" w14:paraId="00000561">
      <w:pPr>
        <w:shd w:fill="ffffff" w:val="clear"/>
        <w:spacing w:after="160" w:lineRule="auto"/>
        <w:rPr/>
      </w:pPr>
      <w:r w:rsidDel="00000000" w:rsidR="00000000" w:rsidRPr="00000000">
        <w:rPr>
          <w:b w:val="1"/>
          <w:rtl w:val="0"/>
        </w:rPr>
        <w:t xml:space="preserve">Envio em lote: </w:t>
      </w:r>
      <w:r w:rsidDel="00000000" w:rsidR="00000000" w:rsidRPr="00000000">
        <w:rPr>
          <w:rtl w:val="0"/>
        </w:rPr>
        <w:t xml:space="preserve">desse ser mostrado em relatório o motivo o de não ter sido entregue o template para o associado, informando o motivo da quarentena. </w:t>
      </w:r>
    </w:p>
    <w:p w:rsidR="00000000" w:rsidDel="00000000" w:rsidP="00000000" w:rsidRDefault="00000000" w:rsidRPr="00000000" w14:paraId="00000562">
      <w:pPr>
        <w:shd w:fill="ffffff" w:val="clear"/>
        <w:spacing w:after="160" w:lineRule="auto"/>
        <w:rPr/>
      </w:pPr>
      <w:r w:rsidDel="00000000" w:rsidR="00000000" w:rsidRPr="00000000">
        <w:rPr>
          <w:b w:val="1"/>
          <w:rtl w:val="0"/>
        </w:rPr>
        <w:t xml:space="preserve">Envio via API: </w:t>
      </w:r>
      <w:r w:rsidDel="00000000" w:rsidR="00000000" w:rsidRPr="00000000">
        <w:rPr>
          <w:rtl w:val="0"/>
        </w:rPr>
        <w:t xml:space="preserve">deve ser possível consumir o retorno de erro direto na API o motivo o de não ter sido entregue o template para o associado, informando o motivo da quarentena. </w:t>
      </w:r>
    </w:p>
    <w:p w:rsidR="00000000" w:rsidDel="00000000" w:rsidP="00000000" w:rsidRDefault="00000000" w:rsidRPr="00000000" w14:paraId="00000563">
      <w:pPr>
        <w:shd w:fill="ffffff" w:val="clear"/>
        <w:spacing w:after="160" w:lineRule="auto"/>
        <w:rPr/>
      </w:pPr>
      <w:r w:rsidDel="00000000" w:rsidR="00000000" w:rsidRPr="00000000">
        <w:rPr>
          <w:b w:val="1"/>
          <w:rtl w:val="0"/>
        </w:rPr>
        <w:t xml:space="preserve">Envio via Marketing cloud: </w:t>
      </w:r>
      <w:r w:rsidDel="00000000" w:rsidR="00000000" w:rsidRPr="00000000">
        <w:rPr>
          <w:rtl w:val="0"/>
        </w:rPr>
        <w:t xml:space="preserve">deve ser possível consumir o retorno de erro direto no marketing cloud informando que o template não foi entregue, e trazendo a informação da quarentena   </w:t>
      </w:r>
    </w:p>
    <w:p w:rsidR="00000000" w:rsidDel="00000000" w:rsidP="00000000" w:rsidRDefault="00000000" w:rsidRPr="00000000" w14:paraId="00000564">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l6x2s7gepuye" w:id="63"/>
      <w:bookmarkEnd w:id="63"/>
      <w:r w:rsidDel="00000000" w:rsidR="00000000" w:rsidRPr="00000000">
        <w:rPr>
          <w:color w:val="000000"/>
          <w:sz w:val="18"/>
          <w:szCs w:val="18"/>
          <w:rtl w:val="0"/>
        </w:rPr>
        <w:t xml:space="preserve">REQ 12 - Consumo</w:t>
      </w:r>
      <w:r w:rsidDel="00000000" w:rsidR="00000000" w:rsidRPr="00000000">
        <w:rPr>
          <w:b w:val="0"/>
          <w:color w:val="000000"/>
          <w:sz w:val="18"/>
          <w:szCs w:val="18"/>
          <w:rtl w:val="0"/>
        </w:rPr>
        <w:t xml:space="preserve"> </w:t>
      </w:r>
    </w:p>
    <w:p w:rsidR="00000000" w:rsidDel="00000000" w:rsidP="00000000" w:rsidRDefault="00000000" w:rsidRPr="00000000" w14:paraId="00000565">
      <w:pPr>
        <w:shd w:fill="ffffff" w:val="clear"/>
        <w:spacing w:after="160" w:lineRule="auto"/>
        <w:rPr/>
      </w:pPr>
      <w:r w:rsidDel="00000000" w:rsidR="00000000" w:rsidRPr="00000000">
        <w:rPr>
          <w:rtl w:val="0"/>
        </w:rPr>
        <w:t xml:space="preserve">Necessário que as cooperativas possam acompanhar o as cobranças que são efetuadas com uma visão do consumo de mensagens ativas e sessões iniciadas pelo associado com a possibilidade de exportação do relatório de billing.  </w:t>
      </w:r>
    </w:p>
    <w:p w:rsidR="00000000" w:rsidDel="00000000" w:rsidP="00000000" w:rsidRDefault="00000000" w:rsidRPr="00000000" w14:paraId="00000566">
      <w:pPr>
        <w:shd w:fill="ffffff" w:val="clear"/>
        <w:spacing w:after="160" w:lineRule="auto"/>
        <w:rPr/>
      </w:pPr>
      <w:r w:rsidDel="00000000" w:rsidR="00000000" w:rsidRPr="00000000">
        <w:rPr>
          <w:b w:val="1"/>
          <w:rtl w:val="0"/>
        </w:rPr>
        <w:t xml:space="preserve">Detalhes</w:t>
      </w:r>
      <w:r w:rsidDel="00000000" w:rsidR="00000000" w:rsidRPr="00000000">
        <w:rPr>
          <w:rtl w:val="0"/>
        </w:rPr>
        <w:t xml:space="preserve">:  </w:t>
      </w:r>
    </w:p>
    <w:p w:rsidR="00000000" w:rsidDel="00000000" w:rsidP="00000000" w:rsidRDefault="00000000" w:rsidRPr="00000000" w14:paraId="00000567">
      <w:pPr>
        <w:numPr>
          <w:ilvl w:val="0"/>
          <w:numId w:val="295"/>
        </w:numPr>
        <w:spacing w:after="0" w:lineRule="auto"/>
        <w:ind w:left="1080" w:hanging="360"/>
        <w:jc w:val="left"/>
        <w:rPr/>
      </w:pPr>
      <w:r w:rsidDel="00000000" w:rsidR="00000000" w:rsidRPr="00000000">
        <w:rPr>
          <w:rtl w:val="0"/>
        </w:rPr>
        <w:t xml:space="preserve">Ficar disponível apenas para perfil de </w:t>
      </w:r>
      <w:r w:rsidDel="00000000" w:rsidR="00000000" w:rsidRPr="00000000">
        <w:rPr>
          <w:b w:val="1"/>
          <w:rtl w:val="0"/>
        </w:rPr>
        <w:t xml:space="preserve">administradores cooperativa</w:t>
      </w:r>
      <w:r w:rsidDel="00000000" w:rsidR="00000000" w:rsidRPr="00000000">
        <w:rPr>
          <w:rtl w:val="0"/>
        </w:rPr>
        <w:t xml:space="preserve">:  </w:t>
      </w:r>
    </w:p>
    <w:p w:rsidR="00000000" w:rsidDel="00000000" w:rsidP="00000000" w:rsidRDefault="00000000" w:rsidRPr="00000000" w14:paraId="00000568">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uw2kxr6l8p8h" w:id="64"/>
      <w:bookmarkEnd w:id="64"/>
      <w:r w:rsidDel="00000000" w:rsidR="00000000" w:rsidRPr="00000000">
        <w:rPr>
          <w:color w:val="000000"/>
          <w:sz w:val="18"/>
          <w:szCs w:val="18"/>
          <w:rtl w:val="0"/>
        </w:rPr>
        <w:t xml:space="preserve">REQ 13 - Relatórios de billing</w:t>
      </w:r>
      <w:r w:rsidDel="00000000" w:rsidR="00000000" w:rsidRPr="00000000">
        <w:rPr>
          <w:b w:val="0"/>
          <w:color w:val="000000"/>
          <w:sz w:val="18"/>
          <w:szCs w:val="18"/>
          <w:rtl w:val="0"/>
        </w:rPr>
        <w:t xml:space="preserve"> </w:t>
      </w:r>
    </w:p>
    <w:p w:rsidR="00000000" w:rsidDel="00000000" w:rsidP="00000000" w:rsidRDefault="00000000" w:rsidRPr="00000000" w14:paraId="00000569">
      <w:pPr>
        <w:shd w:fill="ffffff" w:val="clear"/>
        <w:spacing w:after="160" w:lineRule="auto"/>
        <w:rPr/>
      </w:pPr>
      <w:r w:rsidDel="00000000" w:rsidR="00000000" w:rsidRPr="00000000">
        <w:rPr>
          <w:rtl w:val="0"/>
        </w:rPr>
        <w:t xml:space="preserve">Os custos de consumo são todos repassados para as cooperativas.  </w:t>
      </w:r>
    </w:p>
    <w:p w:rsidR="00000000" w:rsidDel="00000000" w:rsidP="00000000" w:rsidRDefault="00000000" w:rsidRPr="00000000" w14:paraId="0000056A">
      <w:pPr>
        <w:shd w:fill="ffffff" w:val="clear"/>
        <w:spacing w:after="160" w:lineRule="auto"/>
        <w:rPr/>
      </w:pPr>
      <w:r w:rsidDel="00000000" w:rsidR="00000000" w:rsidRPr="00000000">
        <w:rPr>
          <w:b w:val="1"/>
          <w:rtl w:val="0"/>
        </w:rPr>
        <w:t xml:space="preserve">Detalhes: </w:t>
      </w:r>
      <w:r w:rsidDel="00000000" w:rsidR="00000000" w:rsidRPr="00000000">
        <w:rPr>
          <w:rtl w:val="0"/>
        </w:rPr>
        <w:t xml:space="preserve"> </w:t>
      </w:r>
    </w:p>
    <w:p w:rsidR="00000000" w:rsidDel="00000000" w:rsidP="00000000" w:rsidRDefault="00000000" w:rsidRPr="00000000" w14:paraId="0000056B">
      <w:pPr>
        <w:numPr>
          <w:ilvl w:val="0"/>
          <w:numId w:val="78"/>
        </w:numPr>
        <w:spacing w:after="0" w:lineRule="auto"/>
        <w:ind w:left="1080" w:hanging="360"/>
        <w:jc w:val="left"/>
        <w:rPr/>
      </w:pPr>
      <w:r w:rsidDel="00000000" w:rsidR="00000000" w:rsidRPr="00000000">
        <w:rPr>
          <w:rtl w:val="0"/>
        </w:rPr>
        <w:t xml:space="preserve">Toda a geração de consumo deve conter a cooperativa e a agência que o custo será repassado.  </w:t>
      </w:r>
    </w:p>
    <w:p w:rsidR="00000000" w:rsidDel="00000000" w:rsidP="00000000" w:rsidRDefault="00000000" w:rsidRPr="00000000" w14:paraId="0000056C">
      <w:pPr>
        <w:numPr>
          <w:ilvl w:val="0"/>
          <w:numId w:val="7"/>
        </w:numPr>
        <w:spacing w:after="0" w:lineRule="auto"/>
        <w:ind w:left="1080" w:hanging="360"/>
        <w:jc w:val="left"/>
        <w:rPr/>
      </w:pPr>
      <w:r w:rsidDel="00000000" w:rsidR="00000000" w:rsidRPr="00000000">
        <w:rPr>
          <w:rtl w:val="0"/>
        </w:rPr>
        <w:t xml:space="preserve">Deve se mostrado a que se refere o custo, se mensagens ativas, se mensagens receptivas. </w:t>
      </w:r>
    </w:p>
    <w:p w:rsidR="00000000" w:rsidDel="00000000" w:rsidP="00000000" w:rsidRDefault="00000000" w:rsidRPr="00000000" w14:paraId="0000056D">
      <w:pPr>
        <w:shd w:fill="ffffff" w:val="clear"/>
        <w:spacing w:after="160" w:lineRule="auto"/>
        <w:jc w:val="left"/>
        <w:rPr/>
      </w:pPr>
      <w:r w:rsidDel="00000000" w:rsidR="00000000" w:rsidRPr="00000000">
        <w:rPr>
          <w:rtl w:val="0"/>
        </w:rPr>
      </w:r>
    </w:p>
    <w:p w:rsidR="00000000" w:rsidDel="00000000" w:rsidP="00000000" w:rsidRDefault="00000000" w:rsidRPr="00000000" w14:paraId="0000056E">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9ljc3f65ph2v" w:id="65"/>
      <w:bookmarkEnd w:id="65"/>
      <w:r w:rsidDel="00000000" w:rsidR="00000000" w:rsidRPr="00000000">
        <w:rPr>
          <w:color w:val="000000"/>
          <w:sz w:val="18"/>
          <w:szCs w:val="18"/>
          <w:rtl w:val="0"/>
        </w:rPr>
        <w:t xml:space="preserve">REQ 73 - Sinalizar conversas que não estão sendo respondidas pelo usuário</w:t>
      </w:r>
      <w:r w:rsidDel="00000000" w:rsidR="00000000" w:rsidRPr="00000000">
        <w:rPr>
          <w:b w:val="0"/>
          <w:color w:val="000000"/>
          <w:sz w:val="18"/>
          <w:szCs w:val="18"/>
          <w:rtl w:val="0"/>
        </w:rPr>
        <w:t xml:space="preserve"> </w:t>
      </w:r>
    </w:p>
    <w:p w:rsidR="00000000" w:rsidDel="00000000" w:rsidP="00000000" w:rsidRDefault="00000000" w:rsidRPr="00000000" w14:paraId="0000056F">
      <w:pPr>
        <w:shd w:fill="ffffff" w:val="clear"/>
        <w:spacing w:after="160" w:lineRule="auto"/>
        <w:rPr/>
      </w:pPr>
      <w:r w:rsidDel="00000000" w:rsidR="00000000" w:rsidRPr="00000000">
        <w:rPr>
          <w:rtl w:val="0"/>
        </w:rPr>
        <w:t xml:space="preserve">A plataforma deve ter uma forma de sinalizar que o associado que já está em atendimento está sem reposta, poder colocar um temporizador parametrizável pelo adm e com cores </w:t>
      </w:r>
    </w:p>
    <w:p w:rsidR="00000000" w:rsidDel="00000000" w:rsidP="00000000" w:rsidRDefault="00000000" w:rsidRPr="00000000" w14:paraId="00000570">
      <w:pPr>
        <w:shd w:fill="ffffff" w:val="clear"/>
        <w:spacing w:after="160" w:lineRule="auto"/>
        <w:rPr/>
      </w:pPr>
      <w:r w:rsidDel="00000000" w:rsidR="00000000" w:rsidRPr="00000000">
        <w:rPr>
          <w:rtl w:val="0"/>
        </w:rPr>
        <w:t xml:space="preserve">Detalhes:  </w:t>
      </w:r>
    </w:p>
    <w:p w:rsidR="00000000" w:rsidDel="00000000" w:rsidP="00000000" w:rsidRDefault="00000000" w:rsidRPr="00000000" w14:paraId="00000571">
      <w:pPr>
        <w:numPr>
          <w:ilvl w:val="0"/>
          <w:numId w:val="48"/>
        </w:numPr>
        <w:spacing w:after="0" w:lineRule="auto"/>
        <w:ind w:left="1080" w:hanging="360"/>
        <w:jc w:val="left"/>
        <w:rPr/>
      </w:pPr>
      <w:r w:rsidDel="00000000" w:rsidR="00000000" w:rsidRPr="00000000">
        <w:rPr>
          <w:rtl w:val="0"/>
        </w:rPr>
        <w:t xml:space="preserve">Até 15 minutos sem respostas sinalizar conversa como verde </w:t>
      </w:r>
    </w:p>
    <w:p w:rsidR="00000000" w:rsidDel="00000000" w:rsidP="00000000" w:rsidRDefault="00000000" w:rsidRPr="00000000" w14:paraId="00000572">
      <w:pPr>
        <w:numPr>
          <w:ilvl w:val="0"/>
          <w:numId w:val="300"/>
        </w:numPr>
        <w:spacing w:after="0" w:lineRule="auto"/>
        <w:ind w:left="1080" w:hanging="360"/>
        <w:jc w:val="left"/>
        <w:rPr/>
      </w:pPr>
      <w:r w:rsidDel="00000000" w:rsidR="00000000" w:rsidRPr="00000000">
        <w:rPr>
          <w:rtl w:val="0"/>
        </w:rPr>
        <w:t xml:space="preserve">das 15 aos 25 minutos sem respostas sinalizar como amarelo </w:t>
      </w:r>
    </w:p>
    <w:p w:rsidR="00000000" w:rsidDel="00000000" w:rsidP="00000000" w:rsidRDefault="00000000" w:rsidRPr="00000000" w14:paraId="00000573">
      <w:pPr>
        <w:numPr>
          <w:ilvl w:val="0"/>
          <w:numId w:val="286"/>
        </w:numPr>
        <w:spacing w:after="0" w:lineRule="auto"/>
        <w:ind w:left="1080" w:hanging="360"/>
        <w:jc w:val="left"/>
        <w:rPr/>
      </w:pPr>
      <w:r w:rsidDel="00000000" w:rsidR="00000000" w:rsidRPr="00000000">
        <w:rPr>
          <w:rtl w:val="0"/>
        </w:rPr>
        <w:t xml:space="preserve">Acima de 25 minutos sem respostas sinalizar como vermelho.  </w:t>
      </w:r>
    </w:p>
    <w:p w:rsidR="00000000" w:rsidDel="00000000" w:rsidP="00000000" w:rsidRDefault="00000000" w:rsidRPr="00000000" w14:paraId="00000574">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8m97vc75e7b" w:id="66"/>
      <w:bookmarkEnd w:id="66"/>
      <w:r w:rsidDel="00000000" w:rsidR="00000000" w:rsidRPr="00000000">
        <w:rPr>
          <w:color w:val="000000"/>
          <w:sz w:val="18"/>
          <w:szCs w:val="18"/>
          <w:rtl w:val="0"/>
        </w:rPr>
        <w:t xml:space="preserve">REQ 50 - Sessões </w:t>
      </w:r>
      <w:r w:rsidDel="00000000" w:rsidR="00000000" w:rsidRPr="00000000">
        <w:rPr>
          <w:b w:val="0"/>
          <w:color w:val="000000"/>
          <w:sz w:val="18"/>
          <w:szCs w:val="18"/>
          <w:rtl w:val="0"/>
        </w:rPr>
        <w:t xml:space="preserve"> </w:t>
      </w:r>
    </w:p>
    <w:p w:rsidR="00000000" w:rsidDel="00000000" w:rsidP="00000000" w:rsidRDefault="00000000" w:rsidRPr="00000000" w14:paraId="00000575">
      <w:pPr>
        <w:shd w:fill="ffffff" w:val="clear"/>
        <w:spacing w:after="160" w:lineRule="auto"/>
        <w:rPr/>
      </w:pPr>
      <w:r w:rsidDel="00000000" w:rsidR="00000000" w:rsidRPr="00000000">
        <w:rPr>
          <w:rtl w:val="0"/>
        </w:rPr>
        <w:t xml:space="preserve">Necessário que mesmo com o encerramento da sessão pós 24 horas da abertura, a conversa permaneça até 96 horas sem inatividade do associado sem o encerramento, essa funcionalidade se faz necessária pelo fato de as cooperativas deixarem o atendimento em aberto para que o associado acione mesmo depois o horário.  </w:t>
      </w:r>
    </w:p>
    <w:p w:rsidR="00000000" w:rsidDel="00000000" w:rsidP="00000000" w:rsidRDefault="00000000" w:rsidRPr="00000000" w14:paraId="00000576">
      <w:pPr>
        <w:shd w:fill="ffffff" w:val="clear"/>
        <w:spacing w:after="160" w:lineRule="auto"/>
        <w:rPr/>
      </w:pPr>
      <w:r w:rsidDel="00000000" w:rsidR="00000000" w:rsidRPr="00000000">
        <w:rPr>
          <w:rtl w:val="0"/>
        </w:rPr>
        <w:t xml:space="preserve">O associado chama no canal e é direcionado para a fila de atendimento mesmo depois do horário e esse fica aguardando por até 96 horas da sua última interação. Quando recepcionado pelo colaborador em dia e horário útil e a sessão já estiver encerrada a conversa é retomada através de um template enviada pelo usuário.  </w:t>
      </w:r>
    </w:p>
    <w:p w:rsidR="00000000" w:rsidDel="00000000" w:rsidP="00000000" w:rsidRDefault="00000000" w:rsidRPr="00000000" w14:paraId="00000577">
      <w:pPr>
        <w:shd w:fill="ffffff" w:val="clear"/>
        <w:spacing w:after="160" w:lineRule="auto"/>
        <w:rPr/>
      </w:pPr>
      <w:r w:rsidDel="00000000" w:rsidR="00000000" w:rsidRPr="00000000">
        <w:rPr>
          <w:rtl w:val="0"/>
        </w:rPr>
        <w:t xml:space="preserve">OBS:  Essa conversa é atribuída de forma automática ao usuário assim que ele fica online na plataforma, respeitando a ordem de entrada do associado no canal.   </w:t>
      </w:r>
    </w:p>
    <w:p w:rsidR="00000000" w:rsidDel="00000000" w:rsidP="00000000" w:rsidRDefault="00000000" w:rsidRPr="00000000" w14:paraId="00000578">
      <w:pPr>
        <w:pStyle w:val="Heading2"/>
        <w:numPr>
          <w:ilvl w:val="1"/>
          <w:numId w:val="205"/>
        </w:numPr>
        <w:shd w:fill="ffffff" w:val="clear"/>
        <w:spacing w:after="160" w:before="360" w:line="276" w:lineRule="auto"/>
        <w:ind w:left="0" w:firstLine="0"/>
        <w:rPr>
          <w:b w:val="0"/>
          <w:color w:val="000000"/>
          <w:sz w:val="18"/>
          <w:szCs w:val="18"/>
        </w:rPr>
      </w:pPr>
      <w:bookmarkStart w:colFirst="0" w:colLast="0" w:name="_heading=h.8xiomode3pre" w:id="67"/>
      <w:bookmarkEnd w:id="67"/>
      <w:r w:rsidDel="00000000" w:rsidR="00000000" w:rsidRPr="00000000">
        <w:rPr>
          <w:color w:val="000000"/>
          <w:sz w:val="18"/>
          <w:szCs w:val="18"/>
          <w:rtl w:val="0"/>
        </w:rPr>
        <w:t xml:space="preserve">REQ 51 - Definir status</w:t>
      </w:r>
      <w:r w:rsidDel="00000000" w:rsidR="00000000" w:rsidRPr="00000000">
        <w:rPr>
          <w:b w:val="0"/>
          <w:color w:val="000000"/>
          <w:sz w:val="18"/>
          <w:szCs w:val="18"/>
          <w:rtl w:val="0"/>
        </w:rPr>
        <w:t xml:space="preserve"> </w:t>
      </w:r>
    </w:p>
    <w:p w:rsidR="00000000" w:rsidDel="00000000" w:rsidP="00000000" w:rsidRDefault="00000000" w:rsidRPr="00000000" w14:paraId="00000579">
      <w:pPr>
        <w:shd w:fill="ffffff" w:val="clear"/>
        <w:spacing w:after="160" w:lineRule="auto"/>
        <w:rPr/>
      </w:pPr>
      <w:r w:rsidDel="00000000" w:rsidR="00000000" w:rsidRPr="00000000">
        <w:rPr>
          <w:rtl w:val="0"/>
        </w:rPr>
        <w:t xml:space="preserve">Necessário que a plataforma de autonomia ao usuário de definir status; </w:t>
      </w:r>
    </w:p>
    <w:p w:rsidR="00000000" w:rsidDel="00000000" w:rsidP="00000000" w:rsidRDefault="00000000" w:rsidRPr="00000000" w14:paraId="0000057A">
      <w:pPr>
        <w:numPr>
          <w:ilvl w:val="0"/>
          <w:numId w:val="227"/>
        </w:numPr>
        <w:spacing w:after="0" w:lineRule="auto"/>
        <w:ind w:left="1080" w:hanging="360"/>
        <w:jc w:val="left"/>
        <w:rPr/>
      </w:pPr>
      <w:r w:rsidDel="00000000" w:rsidR="00000000" w:rsidRPr="00000000">
        <w:rPr>
          <w:rtl w:val="0"/>
        </w:rPr>
        <w:t xml:space="preserve">Online: disponível para receber atendimentos </w:t>
      </w:r>
    </w:p>
    <w:p w:rsidR="00000000" w:rsidDel="00000000" w:rsidP="00000000" w:rsidRDefault="00000000" w:rsidRPr="00000000" w14:paraId="0000057B">
      <w:pPr>
        <w:numPr>
          <w:ilvl w:val="0"/>
          <w:numId w:val="3"/>
        </w:numPr>
        <w:spacing w:after="0" w:lineRule="auto"/>
        <w:ind w:left="1080" w:hanging="360"/>
        <w:jc w:val="left"/>
        <w:rPr/>
      </w:pPr>
      <w:r w:rsidDel="00000000" w:rsidR="00000000" w:rsidRPr="00000000">
        <w:rPr>
          <w:rtl w:val="0"/>
        </w:rPr>
        <w:t xml:space="preserve">Pausa: não disponível para receber atendimentos  </w:t>
      </w:r>
    </w:p>
    <w:p w:rsidR="00000000" w:rsidDel="00000000" w:rsidP="00000000" w:rsidRDefault="00000000" w:rsidRPr="00000000" w14:paraId="0000057C">
      <w:pPr>
        <w:numPr>
          <w:ilvl w:val="0"/>
          <w:numId w:val="195"/>
        </w:numPr>
        <w:spacing w:after="0" w:lineRule="auto"/>
        <w:ind w:left="1080" w:hanging="360"/>
        <w:jc w:val="left"/>
        <w:rPr/>
      </w:pPr>
      <w:r w:rsidDel="00000000" w:rsidR="00000000" w:rsidRPr="00000000">
        <w:rPr>
          <w:rtl w:val="0"/>
        </w:rPr>
        <w:t xml:space="preserve">Almoço; não disponível para receber atendimentos </w:t>
      </w:r>
    </w:p>
    <w:p w:rsidR="00000000" w:rsidDel="00000000" w:rsidP="00000000" w:rsidRDefault="00000000" w:rsidRPr="00000000" w14:paraId="0000057D">
      <w:pPr>
        <w:numPr>
          <w:ilvl w:val="0"/>
          <w:numId w:val="252"/>
        </w:numPr>
        <w:spacing w:after="0" w:lineRule="auto"/>
        <w:ind w:left="1080" w:hanging="360"/>
        <w:jc w:val="left"/>
        <w:rPr/>
      </w:pPr>
      <w:r w:rsidDel="00000000" w:rsidR="00000000" w:rsidRPr="00000000">
        <w:rPr>
          <w:rtl w:val="0"/>
        </w:rPr>
        <w:t xml:space="preserve">Treinamento; não disponível para receber atendimentos </w:t>
      </w:r>
    </w:p>
    <w:p w:rsidR="00000000" w:rsidDel="00000000" w:rsidP="00000000" w:rsidRDefault="00000000" w:rsidRPr="00000000" w14:paraId="0000057E">
      <w:pPr>
        <w:numPr>
          <w:ilvl w:val="0"/>
          <w:numId w:val="137"/>
        </w:numPr>
        <w:spacing w:after="0" w:lineRule="auto"/>
        <w:ind w:left="1080" w:hanging="360"/>
        <w:jc w:val="left"/>
        <w:rPr/>
      </w:pPr>
      <w:r w:rsidDel="00000000" w:rsidR="00000000" w:rsidRPr="00000000">
        <w:rPr>
          <w:rtl w:val="0"/>
        </w:rPr>
        <w:t xml:space="preserve">Ocupado: não disponível para receber atendimentos </w:t>
      </w:r>
    </w:p>
    <w:p w:rsidR="00000000" w:rsidDel="00000000" w:rsidP="00000000" w:rsidRDefault="00000000" w:rsidRPr="00000000" w14:paraId="0000057F">
      <w:pPr>
        <w:shd w:fill="ffffff" w:val="clear"/>
        <w:spacing w:after="160" w:lineRule="auto"/>
        <w:rPr/>
      </w:pPr>
      <w:r w:rsidDel="00000000" w:rsidR="00000000" w:rsidRPr="00000000">
        <w:rPr>
          <w:b w:val="1"/>
          <w:rtl w:val="0"/>
        </w:rPr>
        <w:t xml:space="preserve">OBS: </w:t>
      </w:r>
      <w:r w:rsidDel="00000000" w:rsidR="00000000" w:rsidRPr="00000000">
        <w:rPr>
          <w:rtl w:val="0"/>
        </w:rPr>
        <w:t xml:space="preserve">Essa informação tem que ser visível para deve ficar visível para os demais usuários quando forem fazer transferência de atendimento.    </w:t>
      </w:r>
    </w:p>
    <w:p w:rsidR="00000000" w:rsidDel="00000000" w:rsidP="00000000" w:rsidRDefault="00000000" w:rsidRPr="00000000" w14:paraId="00000580">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oz6atg71972o" w:id="68"/>
      <w:bookmarkEnd w:id="68"/>
      <w:r w:rsidDel="00000000" w:rsidR="00000000" w:rsidRPr="00000000">
        <w:rPr>
          <w:color w:val="000000"/>
          <w:sz w:val="18"/>
          <w:szCs w:val="18"/>
          <w:rtl w:val="0"/>
        </w:rPr>
        <w:t xml:space="preserve">REQ 54 - Envio de mensagens ativas de forma individual</w:t>
      </w:r>
      <w:r w:rsidDel="00000000" w:rsidR="00000000" w:rsidRPr="00000000">
        <w:rPr>
          <w:b w:val="0"/>
          <w:color w:val="000000"/>
          <w:sz w:val="18"/>
          <w:szCs w:val="18"/>
          <w:rtl w:val="0"/>
        </w:rPr>
        <w:t xml:space="preserve"> </w:t>
      </w:r>
    </w:p>
    <w:p w:rsidR="00000000" w:rsidDel="00000000" w:rsidP="00000000" w:rsidRDefault="00000000" w:rsidRPr="00000000" w14:paraId="00000581">
      <w:pPr>
        <w:shd w:fill="ffffff" w:val="clear"/>
        <w:spacing w:after="160" w:lineRule="auto"/>
        <w:rPr/>
      </w:pPr>
      <w:r w:rsidDel="00000000" w:rsidR="00000000" w:rsidRPr="00000000">
        <w:rPr>
          <w:rtl w:val="0"/>
        </w:rPr>
        <w:t xml:space="preserve">Enviar mensagens ativas de forma individual para contatos de associados e não associados que possam conter textos, imagens mídias etc. de forma individual sem passar pelo marketing clould. Essa funcionalidade é muito utilizada para a retomada de sessões encerradas pela Meta e para iniciar novas conversas com o associado.  </w:t>
      </w:r>
    </w:p>
    <w:p w:rsidR="00000000" w:rsidDel="00000000" w:rsidP="00000000" w:rsidRDefault="00000000" w:rsidRPr="00000000" w14:paraId="00000582">
      <w:pPr>
        <w:shd w:fill="ffffff" w:val="clear"/>
        <w:spacing w:after="160" w:lineRule="auto"/>
        <w:rPr/>
      </w:pPr>
      <w:r w:rsidDel="00000000" w:rsidR="00000000" w:rsidRPr="00000000">
        <w:rPr>
          <w:b w:val="1"/>
          <w:rtl w:val="0"/>
        </w:rPr>
        <w:t xml:space="preserve">Detalhes: </w:t>
      </w:r>
      <w:r w:rsidDel="00000000" w:rsidR="00000000" w:rsidRPr="00000000">
        <w:rPr>
          <w:rtl w:val="0"/>
        </w:rPr>
        <w:t xml:space="preserve"> </w:t>
      </w:r>
    </w:p>
    <w:p w:rsidR="00000000" w:rsidDel="00000000" w:rsidP="00000000" w:rsidRDefault="00000000" w:rsidRPr="00000000" w14:paraId="00000583">
      <w:pPr>
        <w:shd w:fill="ffffff" w:val="clear"/>
        <w:spacing w:after="160" w:lineRule="auto"/>
        <w:rPr/>
      </w:pPr>
      <w:r w:rsidDel="00000000" w:rsidR="00000000" w:rsidRPr="00000000">
        <w:rPr>
          <w:rtl w:val="0"/>
        </w:rPr>
        <w:t xml:space="preserve">O usuário pode definir no momento do envio para onde ser o retorno no associado:  </w:t>
      </w:r>
    </w:p>
    <w:p w:rsidR="00000000" w:rsidDel="00000000" w:rsidP="00000000" w:rsidRDefault="00000000" w:rsidRPr="00000000" w14:paraId="00000584">
      <w:pPr>
        <w:numPr>
          <w:ilvl w:val="0"/>
          <w:numId w:val="192"/>
        </w:numPr>
        <w:spacing w:after="0" w:lineRule="auto"/>
        <w:ind w:left="1080" w:hanging="360"/>
        <w:jc w:val="left"/>
        <w:rPr/>
      </w:pPr>
      <w:r w:rsidDel="00000000" w:rsidR="00000000" w:rsidRPr="00000000">
        <w:rPr>
          <w:b w:val="1"/>
          <w:rtl w:val="0"/>
        </w:rPr>
        <w:t xml:space="preserve">Para si mesmo</w:t>
      </w:r>
      <w:r w:rsidDel="00000000" w:rsidR="00000000" w:rsidRPr="00000000">
        <w:rPr>
          <w:rtl w:val="0"/>
        </w:rPr>
        <w:t xml:space="preserve">: atendimento atribuído diretamente ao usuário de imediato logo após o envio </w:t>
      </w:r>
    </w:p>
    <w:p w:rsidR="00000000" w:rsidDel="00000000" w:rsidP="00000000" w:rsidRDefault="00000000" w:rsidRPr="00000000" w14:paraId="00000585">
      <w:pPr>
        <w:numPr>
          <w:ilvl w:val="0"/>
          <w:numId w:val="331"/>
        </w:numPr>
        <w:spacing w:after="0" w:lineRule="auto"/>
        <w:ind w:left="1080" w:hanging="360"/>
        <w:jc w:val="left"/>
        <w:rPr/>
      </w:pPr>
      <w:r w:rsidDel="00000000" w:rsidR="00000000" w:rsidRPr="00000000">
        <w:rPr>
          <w:b w:val="1"/>
          <w:rtl w:val="0"/>
        </w:rPr>
        <w:t xml:space="preserve">Para uma fila</w:t>
      </w:r>
      <w:r w:rsidDel="00000000" w:rsidR="00000000" w:rsidRPr="00000000">
        <w:rPr>
          <w:rtl w:val="0"/>
        </w:rPr>
        <w:t xml:space="preserve">: atendimento é atribuído diretamente a uma fila do grupo definido que é definida no momento do envio. Associado não passa por um fluxo de BOT </w:t>
      </w:r>
    </w:p>
    <w:p w:rsidR="00000000" w:rsidDel="00000000" w:rsidP="00000000" w:rsidRDefault="00000000" w:rsidRPr="00000000" w14:paraId="00000586">
      <w:pPr>
        <w:numPr>
          <w:ilvl w:val="0"/>
          <w:numId w:val="264"/>
        </w:numPr>
        <w:spacing w:after="0" w:lineRule="auto"/>
        <w:ind w:left="1080" w:hanging="360"/>
        <w:jc w:val="left"/>
        <w:rPr/>
      </w:pPr>
      <w:r w:rsidDel="00000000" w:rsidR="00000000" w:rsidRPr="00000000">
        <w:rPr>
          <w:b w:val="1"/>
          <w:rtl w:val="0"/>
        </w:rPr>
        <w:t xml:space="preserve">Para ninguém</w:t>
      </w:r>
      <w:r w:rsidDel="00000000" w:rsidR="00000000" w:rsidRPr="00000000">
        <w:rPr>
          <w:rtl w:val="0"/>
        </w:rPr>
        <w:t xml:space="preserve">: caso o associado responda a mensagem o atendimento entra no fluxo de entrada do canal passando pela interação do BOT.   </w:t>
      </w:r>
    </w:p>
    <w:p w:rsidR="00000000" w:rsidDel="00000000" w:rsidP="00000000" w:rsidRDefault="00000000" w:rsidRPr="00000000" w14:paraId="00000587">
      <w:pPr>
        <w:shd w:fill="ffffff" w:val="clear"/>
        <w:spacing w:after="160" w:lineRule="auto"/>
        <w:jc w:val="left"/>
        <w:rPr/>
      </w:pPr>
      <w:r w:rsidDel="00000000" w:rsidR="00000000" w:rsidRPr="00000000">
        <w:rPr>
          <w:rtl w:val="0"/>
        </w:rPr>
      </w:r>
    </w:p>
    <w:p w:rsidR="00000000" w:rsidDel="00000000" w:rsidP="00000000" w:rsidRDefault="00000000" w:rsidRPr="00000000" w14:paraId="00000588">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6dp0bo29rufl" w:id="69"/>
      <w:bookmarkEnd w:id="69"/>
      <w:r w:rsidDel="00000000" w:rsidR="00000000" w:rsidRPr="00000000">
        <w:rPr>
          <w:color w:val="000000"/>
          <w:sz w:val="18"/>
          <w:szCs w:val="18"/>
          <w:rtl w:val="0"/>
        </w:rPr>
        <w:t xml:space="preserve">REQ 60 - Filas de atendimento</w:t>
      </w:r>
      <w:r w:rsidDel="00000000" w:rsidR="00000000" w:rsidRPr="00000000">
        <w:rPr>
          <w:b w:val="0"/>
          <w:color w:val="000000"/>
          <w:sz w:val="18"/>
          <w:szCs w:val="18"/>
          <w:rtl w:val="0"/>
        </w:rPr>
        <w:t xml:space="preserve"> </w:t>
      </w:r>
    </w:p>
    <w:p w:rsidR="00000000" w:rsidDel="00000000" w:rsidP="00000000" w:rsidRDefault="00000000" w:rsidRPr="00000000" w14:paraId="00000589">
      <w:pPr>
        <w:shd w:fill="ffffff" w:val="clear"/>
        <w:spacing w:after="160" w:lineRule="auto"/>
        <w:rPr/>
      </w:pPr>
      <w:r w:rsidDel="00000000" w:rsidR="00000000" w:rsidRPr="00000000">
        <w:rPr>
          <w:rtl w:val="0"/>
        </w:rPr>
        <w:t xml:space="preserve">Possibilidade de perfil de super administrador e Admin Sicredi, poderem criar, editar e excluir filas diretamente dentro da plataforma quando a configuração já foi feita do lado Sicredi.  </w:t>
      </w:r>
    </w:p>
    <w:p w:rsidR="00000000" w:rsidDel="00000000" w:rsidP="00000000" w:rsidRDefault="00000000" w:rsidRPr="00000000" w14:paraId="0000058A">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g05am94bmsrg" w:id="70"/>
      <w:bookmarkEnd w:id="70"/>
      <w:r w:rsidDel="00000000" w:rsidR="00000000" w:rsidRPr="00000000">
        <w:rPr>
          <w:color w:val="000000"/>
          <w:sz w:val="18"/>
          <w:szCs w:val="18"/>
          <w:rtl w:val="0"/>
        </w:rPr>
        <w:t xml:space="preserve">REQ 55 - Criação de filas do lado Sicredi</w:t>
      </w:r>
      <w:r w:rsidDel="00000000" w:rsidR="00000000" w:rsidRPr="00000000">
        <w:rPr>
          <w:b w:val="0"/>
          <w:color w:val="000000"/>
          <w:sz w:val="18"/>
          <w:szCs w:val="18"/>
          <w:rtl w:val="0"/>
        </w:rPr>
        <w:t xml:space="preserve"> </w:t>
      </w:r>
    </w:p>
    <w:p w:rsidR="00000000" w:rsidDel="00000000" w:rsidP="00000000" w:rsidRDefault="00000000" w:rsidRPr="00000000" w14:paraId="0000058B">
      <w:pPr>
        <w:shd w:fill="ffffff" w:val="clear"/>
        <w:spacing w:after="160" w:lineRule="auto"/>
        <w:rPr/>
      </w:pPr>
      <w:r w:rsidDel="00000000" w:rsidR="00000000" w:rsidRPr="00000000">
        <w:rPr>
          <w:rtl w:val="0"/>
        </w:rPr>
        <w:t xml:space="preserve">Hoje temos dois formatos de criação de filas,  </w:t>
      </w:r>
    </w:p>
    <w:p w:rsidR="00000000" w:rsidDel="00000000" w:rsidP="00000000" w:rsidRDefault="00000000" w:rsidRPr="00000000" w14:paraId="0000058C">
      <w:pPr>
        <w:numPr>
          <w:ilvl w:val="0"/>
          <w:numId w:val="122"/>
        </w:numPr>
        <w:spacing w:after="0" w:lineRule="auto"/>
        <w:ind w:left="1080" w:hanging="360"/>
        <w:jc w:val="left"/>
        <w:rPr/>
      </w:pPr>
      <w:r w:rsidDel="00000000" w:rsidR="00000000" w:rsidRPr="00000000">
        <w:rPr>
          <w:b w:val="1"/>
          <w:rtl w:val="0"/>
        </w:rPr>
        <w:t xml:space="preserve">Sistema de encarreiramento</w:t>
      </w:r>
      <w:r w:rsidDel="00000000" w:rsidR="00000000" w:rsidRPr="00000000">
        <w:rPr>
          <w:rtl w:val="0"/>
        </w:rPr>
        <w:t xml:space="preserve">: toda nova carteira quando criada, gera automaticamente uma nova fila na plataforma, e essa é replicada a partir do momento em que tem associado e gestor vinculado a ela.  </w:t>
      </w:r>
    </w:p>
    <w:p w:rsidR="00000000" w:rsidDel="00000000" w:rsidP="00000000" w:rsidRDefault="00000000" w:rsidRPr="00000000" w14:paraId="0000058D">
      <w:pPr>
        <w:numPr>
          <w:ilvl w:val="0"/>
          <w:numId w:val="355"/>
        </w:numPr>
        <w:spacing w:after="0" w:lineRule="auto"/>
        <w:ind w:left="1080" w:hanging="360"/>
        <w:jc w:val="left"/>
        <w:rPr/>
      </w:pPr>
      <w:r w:rsidDel="00000000" w:rsidR="00000000" w:rsidRPr="00000000">
        <w:rPr>
          <w:b w:val="1"/>
          <w:rtl w:val="0"/>
        </w:rPr>
        <w:t xml:space="preserve">Sistema manual</w:t>
      </w:r>
      <w:r w:rsidDel="00000000" w:rsidR="00000000" w:rsidRPr="00000000">
        <w:rPr>
          <w:rtl w:val="0"/>
        </w:rPr>
        <w:t xml:space="preserve">: Filas criadas de forma manual, de acordo com a criação de novos menus, centralização de atendimento, campanhas ou mesmo criação de filas somente para a transferência de atendimentos.  </w:t>
      </w:r>
    </w:p>
    <w:p w:rsidR="00000000" w:rsidDel="00000000" w:rsidP="00000000" w:rsidRDefault="00000000" w:rsidRPr="00000000" w14:paraId="0000058E">
      <w:pPr>
        <w:numPr>
          <w:ilvl w:val="0"/>
          <w:numId w:val="27"/>
        </w:numPr>
        <w:spacing w:after="0" w:lineRule="auto"/>
        <w:ind w:left="1080" w:hanging="360"/>
        <w:jc w:val="left"/>
        <w:rPr/>
      </w:pPr>
      <w:r w:rsidDel="00000000" w:rsidR="00000000" w:rsidRPr="00000000">
        <w:rPr>
          <w:rtl w:val="0"/>
        </w:rPr>
        <w:t xml:space="preserve">Toda a madrugada é enviada de forma automática o arquivo com as novas filas para que seja atualizado na plataforma, hoje gira em torno de 250 mil filas </w:t>
      </w:r>
    </w:p>
    <w:p w:rsidR="00000000" w:rsidDel="00000000" w:rsidP="00000000" w:rsidRDefault="00000000" w:rsidRPr="00000000" w14:paraId="0000058F">
      <w:pPr>
        <w:numPr>
          <w:ilvl w:val="0"/>
          <w:numId w:val="22"/>
        </w:numPr>
        <w:spacing w:after="0" w:lineRule="auto"/>
        <w:ind w:left="1080" w:hanging="360"/>
        <w:jc w:val="left"/>
        <w:rPr/>
      </w:pPr>
      <w:r w:rsidDel="00000000" w:rsidR="00000000" w:rsidRPr="00000000">
        <w:rPr>
          <w:rtl w:val="0"/>
        </w:rPr>
        <w:t xml:space="preserve">Não podemos ter limitações para criação de filas na plataforma </w:t>
      </w:r>
    </w:p>
    <w:p w:rsidR="00000000" w:rsidDel="00000000" w:rsidP="00000000" w:rsidRDefault="00000000" w:rsidRPr="00000000" w14:paraId="00000590">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sboo33vj79mz" w:id="71"/>
      <w:bookmarkEnd w:id="71"/>
      <w:r w:rsidDel="00000000" w:rsidR="00000000" w:rsidRPr="00000000">
        <w:rPr>
          <w:color w:val="000000"/>
          <w:sz w:val="18"/>
          <w:szCs w:val="18"/>
          <w:rtl w:val="0"/>
        </w:rPr>
        <w:t xml:space="preserve">REQ 56 - NPS </w:t>
      </w:r>
      <w:r w:rsidDel="00000000" w:rsidR="00000000" w:rsidRPr="00000000">
        <w:rPr>
          <w:b w:val="0"/>
          <w:color w:val="000000"/>
          <w:sz w:val="18"/>
          <w:szCs w:val="18"/>
          <w:rtl w:val="0"/>
        </w:rPr>
        <w:t xml:space="preserve"> </w:t>
      </w:r>
    </w:p>
    <w:p w:rsidR="00000000" w:rsidDel="00000000" w:rsidP="00000000" w:rsidRDefault="00000000" w:rsidRPr="00000000" w14:paraId="00000591">
      <w:pPr>
        <w:shd w:fill="ffffff" w:val="clear"/>
        <w:spacing w:after="160" w:lineRule="auto"/>
        <w:rPr/>
      </w:pPr>
      <w:r w:rsidDel="00000000" w:rsidR="00000000" w:rsidRPr="00000000">
        <w:rPr>
          <w:rtl w:val="0"/>
        </w:rPr>
        <w:t xml:space="preserve">Necessário que seja possível diretamente dentro da plataforma desenvolvimento de fluxos de NPS.   </w:t>
      </w:r>
    </w:p>
    <w:p w:rsidR="00000000" w:rsidDel="00000000" w:rsidP="00000000" w:rsidRDefault="00000000" w:rsidRPr="00000000" w14:paraId="00000592">
      <w:pPr>
        <w:shd w:fill="ffffff" w:val="clear"/>
        <w:spacing w:after="160" w:lineRule="auto"/>
        <w:rPr/>
      </w:pPr>
      <w:r w:rsidDel="00000000" w:rsidR="00000000" w:rsidRPr="00000000">
        <w:rPr>
          <w:b w:val="1"/>
          <w:rtl w:val="0"/>
        </w:rPr>
        <w:t xml:space="preserve">Detalhes: </w:t>
      </w:r>
      <w:r w:rsidDel="00000000" w:rsidR="00000000" w:rsidRPr="00000000">
        <w:rPr>
          <w:rtl w:val="0"/>
        </w:rPr>
        <w:t xml:space="preserve"> </w:t>
      </w:r>
    </w:p>
    <w:p w:rsidR="00000000" w:rsidDel="00000000" w:rsidP="00000000" w:rsidRDefault="00000000" w:rsidRPr="00000000" w14:paraId="00000593">
      <w:pPr>
        <w:numPr>
          <w:ilvl w:val="0"/>
          <w:numId w:val="72"/>
        </w:numPr>
        <w:spacing w:after="0" w:lineRule="auto"/>
        <w:ind w:left="1080" w:hanging="360"/>
        <w:jc w:val="left"/>
        <w:rPr/>
      </w:pPr>
      <w:r w:rsidDel="00000000" w:rsidR="00000000" w:rsidRPr="00000000">
        <w:rPr>
          <w:rtl w:val="0"/>
        </w:rPr>
        <w:t xml:space="preserve">Associados em fluxos de NPS não recebem nenhum tipo de template em uma quarentena de 6 horas.  </w:t>
      </w:r>
    </w:p>
    <w:p w:rsidR="00000000" w:rsidDel="00000000" w:rsidP="00000000" w:rsidRDefault="00000000" w:rsidRPr="00000000" w14:paraId="00000594">
      <w:pPr>
        <w:numPr>
          <w:ilvl w:val="0"/>
          <w:numId w:val="145"/>
        </w:numPr>
        <w:spacing w:after="0" w:lineRule="auto"/>
        <w:ind w:left="1080" w:hanging="360"/>
        <w:jc w:val="left"/>
        <w:rPr/>
      </w:pPr>
      <w:r w:rsidDel="00000000" w:rsidR="00000000" w:rsidRPr="00000000">
        <w:rPr>
          <w:rtl w:val="0"/>
        </w:rPr>
        <w:t xml:space="preserve">Associados que começaram a responder a pesquisa NPS e pararam de responder recebem um alerta após uma hora para continuarem a responder. </w:t>
      </w:r>
    </w:p>
    <w:p w:rsidR="00000000" w:rsidDel="00000000" w:rsidP="00000000" w:rsidRDefault="00000000" w:rsidRPr="00000000" w14:paraId="00000595">
      <w:pPr>
        <w:numPr>
          <w:ilvl w:val="0"/>
          <w:numId w:val="236"/>
        </w:numPr>
        <w:spacing w:after="0" w:lineRule="auto"/>
        <w:ind w:left="1080" w:hanging="360"/>
        <w:jc w:val="left"/>
        <w:rPr/>
      </w:pPr>
      <w:r w:rsidDel="00000000" w:rsidR="00000000" w:rsidRPr="00000000">
        <w:rPr>
          <w:rtl w:val="0"/>
        </w:rPr>
        <w:t xml:space="preserve">O fluxo de NPS deve ser criptografado, não pode ficar visível para as cooperativas </w:t>
      </w:r>
    </w:p>
    <w:p w:rsidR="00000000" w:rsidDel="00000000" w:rsidP="00000000" w:rsidRDefault="00000000" w:rsidRPr="00000000" w14:paraId="00000596">
      <w:pPr>
        <w:numPr>
          <w:ilvl w:val="0"/>
          <w:numId w:val="294"/>
        </w:numPr>
        <w:spacing w:after="0" w:lineRule="auto"/>
        <w:ind w:left="1080" w:hanging="360"/>
        <w:jc w:val="left"/>
        <w:rPr/>
      </w:pPr>
      <w:r w:rsidDel="00000000" w:rsidR="00000000" w:rsidRPr="00000000">
        <w:rPr>
          <w:rtl w:val="0"/>
        </w:rPr>
        <w:t xml:space="preserve">Em tentativa de envio, de algum outro template para o associado, durante o período de NPS, o usuário deve receber um retorno que o associado está fluxo criptografado de NPS e o template não pode ser enviado, independe da forma de envio, </w:t>
      </w:r>
      <w:r w:rsidDel="00000000" w:rsidR="00000000" w:rsidRPr="00000000">
        <w:rPr>
          <w:b w:val="1"/>
          <w:rtl w:val="0"/>
        </w:rPr>
        <w:t xml:space="preserve">individual</w:t>
      </w:r>
      <w:r w:rsidDel="00000000" w:rsidR="00000000" w:rsidRPr="00000000">
        <w:rPr>
          <w:rtl w:val="0"/>
        </w:rPr>
        <w:t xml:space="preserve">, </w:t>
      </w:r>
      <w:r w:rsidDel="00000000" w:rsidR="00000000" w:rsidRPr="00000000">
        <w:rPr>
          <w:b w:val="1"/>
          <w:rtl w:val="0"/>
        </w:rPr>
        <w:t xml:space="preserve">massificado</w:t>
      </w:r>
      <w:r w:rsidDel="00000000" w:rsidR="00000000" w:rsidRPr="00000000">
        <w:rPr>
          <w:rtl w:val="0"/>
        </w:rPr>
        <w:t xml:space="preserve">(</w:t>
      </w:r>
      <w:r w:rsidDel="00000000" w:rsidR="00000000" w:rsidRPr="00000000">
        <w:rPr>
          <w:b w:val="1"/>
          <w:rtl w:val="0"/>
        </w:rPr>
        <w:t xml:space="preserve">lote</w:t>
      </w:r>
      <w:r w:rsidDel="00000000" w:rsidR="00000000" w:rsidRPr="00000000">
        <w:rPr>
          <w:rtl w:val="0"/>
        </w:rPr>
        <w:t xml:space="preserve">), via </w:t>
      </w:r>
      <w:r w:rsidDel="00000000" w:rsidR="00000000" w:rsidRPr="00000000">
        <w:rPr>
          <w:b w:val="1"/>
          <w:rtl w:val="0"/>
        </w:rPr>
        <w:t xml:space="preserve">API </w:t>
      </w:r>
      <w:r w:rsidDel="00000000" w:rsidR="00000000" w:rsidRPr="00000000">
        <w:rPr>
          <w:rtl w:val="0"/>
        </w:rPr>
        <w:t xml:space="preserve">ou via </w:t>
      </w:r>
      <w:r w:rsidDel="00000000" w:rsidR="00000000" w:rsidRPr="00000000">
        <w:rPr>
          <w:b w:val="1"/>
          <w:rtl w:val="0"/>
        </w:rPr>
        <w:t xml:space="preserve">marketing cloud</w:t>
      </w:r>
      <w:r w:rsidDel="00000000" w:rsidR="00000000" w:rsidRPr="00000000">
        <w:rPr>
          <w:rtl w:val="0"/>
        </w:rPr>
        <w:t xml:space="preserve">.  </w:t>
      </w:r>
    </w:p>
    <w:p w:rsidR="00000000" w:rsidDel="00000000" w:rsidP="00000000" w:rsidRDefault="00000000" w:rsidRPr="00000000" w14:paraId="00000597">
      <w:pPr>
        <w:numPr>
          <w:ilvl w:val="0"/>
          <w:numId w:val="307"/>
        </w:numPr>
        <w:spacing w:after="0" w:lineRule="auto"/>
        <w:ind w:left="1080" w:hanging="360"/>
        <w:jc w:val="left"/>
        <w:rPr/>
      </w:pPr>
      <w:r w:rsidDel="00000000" w:rsidR="00000000" w:rsidRPr="00000000">
        <w:rPr>
          <w:rtl w:val="0"/>
        </w:rPr>
        <w:t xml:space="preserve">Toda a decisão do usuário ao responder o fluxo precisa ser captado e consolidado/registrado em uma tabela para posterior analisado. </w:t>
      </w:r>
    </w:p>
    <w:p w:rsidR="00000000" w:rsidDel="00000000" w:rsidP="00000000" w:rsidRDefault="00000000" w:rsidRPr="00000000" w14:paraId="00000598">
      <w:pPr>
        <w:numPr>
          <w:ilvl w:val="0"/>
          <w:numId w:val="19"/>
        </w:numPr>
        <w:spacing w:after="0" w:lineRule="auto"/>
        <w:ind w:left="1080" w:hanging="360"/>
        <w:jc w:val="left"/>
        <w:rPr/>
      </w:pPr>
      <w:r w:rsidDel="00000000" w:rsidR="00000000" w:rsidRPr="00000000">
        <w:rPr>
          <w:rtl w:val="0"/>
        </w:rPr>
        <w:t xml:space="preserve">Caso a cooperativa, consulte o histórico da conversa, nesta deve conter a informação tal sessão foi criptografadas, os demais históricos das conversas podem ser vistos normalmente.  </w:t>
      </w:r>
    </w:p>
    <w:p w:rsidR="00000000" w:rsidDel="00000000" w:rsidP="00000000" w:rsidRDefault="00000000" w:rsidRPr="00000000" w14:paraId="00000599">
      <w:pPr>
        <w:numPr>
          <w:ilvl w:val="0"/>
          <w:numId w:val="23"/>
        </w:numPr>
        <w:spacing w:after="0" w:lineRule="auto"/>
        <w:ind w:left="1080" w:hanging="360"/>
        <w:jc w:val="left"/>
        <w:rPr/>
      </w:pPr>
      <w:r w:rsidDel="00000000" w:rsidR="00000000" w:rsidRPr="00000000">
        <w:rPr>
          <w:rtl w:val="0"/>
        </w:rPr>
        <w:t xml:space="preserve">A NPS não pode ser entregue ao associado caso este esteja em atendimento com algum usuário.  </w:t>
      </w:r>
    </w:p>
    <w:p w:rsidR="00000000" w:rsidDel="00000000" w:rsidP="00000000" w:rsidRDefault="00000000" w:rsidRPr="00000000" w14:paraId="0000059A">
      <w:pPr>
        <w:shd w:fill="ffffff" w:val="clear"/>
        <w:spacing w:after="160" w:lineRule="auto"/>
        <w:rPr/>
      </w:pPr>
      <w:r w:rsidDel="00000000" w:rsidR="00000000" w:rsidRPr="00000000">
        <w:rPr>
          <w:rtl w:val="0"/>
        </w:rPr>
        <w:t xml:space="preserve">OBS: Para os perfis, super administrador ou Administrador Sicredi o fluxo de NPS pode ser visto normalmente, sem nenhuma criptografia.  </w:t>
      </w:r>
    </w:p>
    <w:p w:rsidR="00000000" w:rsidDel="00000000" w:rsidP="00000000" w:rsidRDefault="00000000" w:rsidRPr="00000000" w14:paraId="0000059B">
      <w:pPr>
        <w:shd w:fill="ffffff" w:val="clear"/>
        <w:spacing w:after="160" w:lineRule="auto"/>
        <w:jc w:val="left"/>
        <w:rPr/>
      </w:pPr>
      <w:r w:rsidDel="00000000" w:rsidR="00000000" w:rsidRPr="00000000">
        <w:rPr>
          <w:rtl w:val="0"/>
        </w:rPr>
        <w:t xml:space="preserve"> </w:t>
      </w:r>
    </w:p>
    <w:p w:rsidR="00000000" w:rsidDel="00000000" w:rsidP="00000000" w:rsidRDefault="00000000" w:rsidRPr="00000000" w14:paraId="0000059C">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epmxuqj8vj1" w:id="72"/>
      <w:bookmarkEnd w:id="72"/>
      <w:r w:rsidDel="00000000" w:rsidR="00000000" w:rsidRPr="00000000">
        <w:rPr>
          <w:color w:val="000000"/>
          <w:sz w:val="18"/>
          <w:szCs w:val="18"/>
          <w:rtl w:val="0"/>
        </w:rPr>
        <w:t xml:space="preserve">REQ 57 - Encerramento por inatividade</w:t>
      </w:r>
      <w:r w:rsidDel="00000000" w:rsidR="00000000" w:rsidRPr="00000000">
        <w:rPr>
          <w:b w:val="0"/>
          <w:color w:val="000000"/>
          <w:sz w:val="18"/>
          <w:szCs w:val="18"/>
          <w:rtl w:val="0"/>
        </w:rPr>
        <w:t xml:space="preserve"> </w:t>
      </w:r>
    </w:p>
    <w:p w:rsidR="00000000" w:rsidDel="00000000" w:rsidP="00000000" w:rsidRDefault="00000000" w:rsidRPr="00000000" w14:paraId="0000059D">
      <w:pPr>
        <w:shd w:fill="ffffff" w:val="clear"/>
        <w:spacing w:after="160" w:lineRule="auto"/>
        <w:rPr/>
      </w:pPr>
      <w:r w:rsidDel="00000000" w:rsidR="00000000" w:rsidRPr="00000000">
        <w:rPr>
          <w:rtl w:val="0"/>
        </w:rPr>
        <w:t xml:space="preserve">Necessário que tenha a possibilidade de configurações de encerramento por inatividade.  </w:t>
      </w:r>
    </w:p>
    <w:p w:rsidR="00000000" w:rsidDel="00000000" w:rsidP="00000000" w:rsidRDefault="00000000" w:rsidRPr="00000000" w14:paraId="0000059E">
      <w:pPr>
        <w:shd w:fill="ffffff" w:val="clear"/>
        <w:spacing w:after="160" w:lineRule="auto"/>
        <w:rPr/>
      </w:pPr>
      <w:r w:rsidDel="00000000" w:rsidR="00000000" w:rsidRPr="00000000">
        <w:rPr>
          <w:b w:val="1"/>
          <w:rtl w:val="0"/>
        </w:rPr>
        <w:t xml:space="preserve">Detalhes: </w:t>
      </w:r>
      <w:r w:rsidDel="00000000" w:rsidR="00000000" w:rsidRPr="00000000">
        <w:rPr>
          <w:rtl w:val="0"/>
        </w:rPr>
        <w:t xml:space="preserve"> </w:t>
      </w:r>
    </w:p>
    <w:p w:rsidR="00000000" w:rsidDel="00000000" w:rsidP="00000000" w:rsidRDefault="00000000" w:rsidRPr="00000000" w14:paraId="0000059F">
      <w:pPr>
        <w:numPr>
          <w:ilvl w:val="0"/>
          <w:numId w:val="96"/>
        </w:numPr>
        <w:spacing w:after="0" w:lineRule="auto"/>
        <w:ind w:left="1080" w:hanging="360"/>
        <w:jc w:val="left"/>
        <w:rPr/>
      </w:pPr>
      <w:r w:rsidDel="00000000" w:rsidR="00000000" w:rsidRPr="00000000">
        <w:rPr>
          <w:b w:val="1"/>
          <w:rtl w:val="0"/>
        </w:rPr>
        <w:t xml:space="preserve">Inatividade 06 horas:</w:t>
      </w:r>
      <w:r w:rsidDel="00000000" w:rsidR="00000000" w:rsidRPr="00000000">
        <w:rPr>
          <w:rtl w:val="0"/>
        </w:rPr>
        <w:t xml:space="preserve"> Sessões iniciadas por algum template de fluxo de NPS.  </w:t>
      </w:r>
    </w:p>
    <w:p w:rsidR="00000000" w:rsidDel="00000000" w:rsidP="00000000" w:rsidRDefault="00000000" w:rsidRPr="00000000" w14:paraId="000005A0">
      <w:pPr>
        <w:numPr>
          <w:ilvl w:val="0"/>
          <w:numId w:val="150"/>
        </w:numPr>
        <w:spacing w:after="0" w:lineRule="auto"/>
        <w:ind w:left="1080" w:hanging="360"/>
        <w:jc w:val="left"/>
        <w:rPr/>
      </w:pPr>
      <w:r w:rsidDel="00000000" w:rsidR="00000000" w:rsidRPr="00000000">
        <w:rPr>
          <w:b w:val="1"/>
          <w:rtl w:val="0"/>
        </w:rPr>
        <w:t xml:space="preserve">Inatividade 12 horas no atendimento:</w:t>
      </w:r>
      <w:r w:rsidDel="00000000" w:rsidR="00000000" w:rsidRPr="00000000">
        <w:rPr>
          <w:rtl w:val="0"/>
        </w:rPr>
        <w:t xml:space="preserve"> encerramento da conversa que iniciou sessão, mas não deu continuidade no atendimento, não selecionou nenhuma opção do menu </w:t>
      </w:r>
    </w:p>
    <w:p w:rsidR="00000000" w:rsidDel="00000000" w:rsidP="00000000" w:rsidRDefault="00000000" w:rsidRPr="00000000" w14:paraId="000005A1">
      <w:pPr>
        <w:numPr>
          <w:ilvl w:val="0"/>
          <w:numId w:val="5"/>
        </w:numPr>
        <w:spacing w:after="0" w:lineRule="auto"/>
        <w:ind w:left="1080" w:hanging="360"/>
        <w:jc w:val="left"/>
        <w:rPr/>
      </w:pPr>
      <w:r w:rsidDel="00000000" w:rsidR="00000000" w:rsidRPr="00000000">
        <w:rPr>
          <w:b w:val="1"/>
          <w:rtl w:val="0"/>
        </w:rPr>
        <w:t xml:space="preserve">Inatividade 12 horas no Theo:</w:t>
      </w:r>
      <w:r w:rsidDel="00000000" w:rsidR="00000000" w:rsidRPr="00000000">
        <w:rPr>
          <w:rtl w:val="0"/>
        </w:rPr>
        <w:t xml:space="preserve"> Associado parado na inteligência artificial sem interação por um período de 12 horas.  </w:t>
      </w:r>
    </w:p>
    <w:p w:rsidR="00000000" w:rsidDel="00000000" w:rsidP="00000000" w:rsidRDefault="00000000" w:rsidRPr="00000000" w14:paraId="000005A2">
      <w:pPr>
        <w:numPr>
          <w:ilvl w:val="0"/>
          <w:numId w:val="124"/>
        </w:numPr>
        <w:spacing w:after="0" w:lineRule="auto"/>
        <w:ind w:left="1080" w:hanging="360"/>
        <w:jc w:val="left"/>
        <w:rPr/>
      </w:pPr>
      <w:r w:rsidDel="00000000" w:rsidR="00000000" w:rsidRPr="00000000">
        <w:rPr>
          <w:b w:val="1"/>
          <w:rtl w:val="0"/>
        </w:rPr>
        <w:t xml:space="preserve">Inatividade 48 horas:</w:t>
      </w:r>
      <w:r w:rsidDel="00000000" w:rsidR="00000000" w:rsidRPr="00000000">
        <w:rPr>
          <w:rtl w:val="0"/>
        </w:rPr>
        <w:t xml:space="preserve"> sessão iniciada por templates que não tem interação do associado.  </w:t>
      </w:r>
    </w:p>
    <w:p w:rsidR="00000000" w:rsidDel="00000000" w:rsidP="00000000" w:rsidRDefault="00000000" w:rsidRPr="00000000" w14:paraId="000005A3">
      <w:pPr>
        <w:numPr>
          <w:ilvl w:val="0"/>
          <w:numId w:val="156"/>
        </w:numPr>
        <w:spacing w:after="0" w:lineRule="auto"/>
        <w:ind w:left="1080" w:hanging="360"/>
        <w:jc w:val="left"/>
        <w:rPr/>
      </w:pPr>
      <w:r w:rsidDel="00000000" w:rsidR="00000000" w:rsidRPr="00000000">
        <w:rPr>
          <w:b w:val="1"/>
          <w:rtl w:val="0"/>
        </w:rPr>
        <w:t xml:space="preserve">Inatividade 96 horas:</w:t>
      </w:r>
      <w:r w:rsidDel="00000000" w:rsidR="00000000" w:rsidRPr="00000000">
        <w:rPr>
          <w:rtl w:val="0"/>
        </w:rPr>
        <w:t xml:space="preserve"> Qualquer conversa que esteja atribuída a uma fila, ou a um usuário e não tem nenhuma interação no período de 96 horas.  </w:t>
      </w:r>
    </w:p>
    <w:p w:rsidR="00000000" w:rsidDel="00000000" w:rsidP="00000000" w:rsidRDefault="00000000" w:rsidRPr="00000000" w14:paraId="000005A4">
      <w:pPr>
        <w:shd w:fill="ffffff" w:val="clear"/>
        <w:spacing w:after="160" w:lineRule="auto"/>
        <w:rPr/>
      </w:pPr>
      <w:r w:rsidDel="00000000" w:rsidR="00000000" w:rsidRPr="00000000">
        <w:rPr>
          <w:rtl w:val="0"/>
        </w:rPr>
        <w:t xml:space="preserve"> </w:t>
      </w:r>
    </w:p>
    <w:p w:rsidR="00000000" w:rsidDel="00000000" w:rsidP="00000000" w:rsidRDefault="00000000" w:rsidRPr="00000000" w14:paraId="000005A5">
      <w:pPr>
        <w:pStyle w:val="Heading2"/>
        <w:numPr>
          <w:ilvl w:val="1"/>
          <w:numId w:val="205"/>
        </w:numPr>
        <w:shd w:fill="ffffff" w:val="clear"/>
        <w:spacing w:after="160" w:before="360" w:line="276" w:lineRule="auto"/>
        <w:ind w:left="0" w:firstLine="0"/>
        <w:rPr>
          <w:b w:val="0"/>
          <w:color w:val="000000"/>
          <w:sz w:val="18"/>
          <w:szCs w:val="18"/>
        </w:rPr>
      </w:pPr>
      <w:bookmarkStart w:colFirst="0" w:colLast="0" w:name="_heading=h.ijkuwn23qu97" w:id="73"/>
      <w:bookmarkEnd w:id="73"/>
      <w:r w:rsidDel="00000000" w:rsidR="00000000" w:rsidRPr="00000000">
        <w:rPr>
          <w:color w:val="000000"/>
          <w:sz w:val="18"/>
          <w:szCs w:val="18"/>
          <w:rtl w:val="0"/>
        </w:rPr>
        <w:t xml:space="preserve">REQ 58 - Tela Templates para visão, criação e exclusão</w:t>
      </w:r>
      <w:r w:rsidDel="00000000" w:rsidR="00000000" w:rsidRPr="00000000">
        <w:rPr>
          <w:b w:val="0"/>
          <w:color w:val="000000"/>
          <w:sz w:val="18"/>
          <w:szCs w:val="18"/>
          <w:rtl w:val="0"/>
        </w:rPr>
        <w:t xml:space="preserve"> </w:t>
      </w:r>
    </w:p>
    <w:p w:rsidR="00000000" w:rsidDel="00000000" w:rsidP="00000000" w:rsidRDefault="00000000" w:rsidRPr="00000000" w14:paraId="000005A6">
      <w:pPr>
        <w:shd w:fill="ffffff" w:val="clear"/>
        <w:spacing w:after="160" w:lineRule="auto"/>
        <w:rPr/>
      </w:pPr>
      <w:r w:rsidDel="00000000" w:rsidR="00000000" w:rsidRPr="00000000">
        <w:rPr>
          <w:rtl w:val="0"/>
        </w:rPr>
        <w:t xml:space="preserve">Necessário que tenha uma tela de criação e visão de templates. A tela é de extrema importância pois possuímos mais de 2600 templates ativos na plataforma, sendo eles simples, com botões e de fluxos. Essa tela deve ficar disponível para os perfis de Administradores.  </w:t>
      </w:r>
    </w:p>
    <w:p w:rsidR="00000000" w:rsidDel="00000000" w:rsidP="00000000" w:rsidRDefault="00000000" w:rsidRPr="00000000" w14:paraId="000005A7">
      <w:pPr>
        <w:shd w:fill="ffffff" w:val="clear"/>
        <w:spacing w:after="160" w:lineRule="auto"/>
        <w:rPr/>
      </w:pPr>
      <w:r w:rsidDel="00000000" w:rsidR="00000000" w:rsidRPr="00000000">
        <w:rPr>
          <w:b w:val="1"/>
          <w:rtl w:val="0"/>
        </w:rPr>
        <w:t xml:space="preserve">Detalhes. </w:t>
      </w:r>
      <w:r w:rsidDel="00000000" w:rsidR="00000000" w:rsidRPr="00000000">
        <w:rPr>
          <w:rtl w:val="0"/>
        </w:rPr>
        <w:t xml:space="preserve"> </w:t>
      </w:r>
    </w:p>
    <w:p w:rsidR="00000000" w:rsidDel="00000000" w:rsidP="00000000" w:rsidRDefault="00000000" w:rsidRPr="00000000" w14:paraId="000005A8">
      <w:pPr>
        <w:numPr>
          <w:ilvl w:val="0"/>
          <w:numId w:val="333"/>
        </w:numPr>
        <w:spacing w:after="0" w:lineRule="auto"/>
        <w:ind w:left="1080" w:hanging="360"/>
        <w:jc w:val="left"/>
        <w:rPr/>
      </w:pPr>
      <w:r w:rsidDel="00000000" w:rsidR="00000000" w:rsidRPr="00000000">
        <w:rPr>
          <w:rtl w:val="0"/>
        </w:rPr>
        <w:t xml:space="preserve">Existem templates comuns a todos os grupos; </w:t>
      </w:r>
    </w:p>
    <w:p w:rsidR="00000000" w:rsidDel="00000000" w:rsidP="00000000" w:rsidRDefault="00000000" w:rsidRPr="00000000" w14:paraId="000005A9">
      <w:pPr>
        <w:numPr>
          <w:ilvl w:val="0"/>
          <w:numId w:val="141"/>
        </w:numPr>
        <w:spacing w:after="0" w:lineRule="auto"/>
        <w:ind w:left="1080" w:hanging="360"/>
        <w:jc w:val="left"/>
        <w:rPr/>
      </w:pPr>
      <w:r w:rsidDel="00000000" w:rsidR="00000000" w:rsidRPr="00000000">
        <w:rPr>
          <w:rtl w:val="0"/>
        </w:rPr>
        <w:t xml:space="preserve">Existem templates disponíveis apenas para grupos específicos; Templates criados em um grupo (sede) todas as agências abaixo da sua hierarquia tem a visão.  </w:t>
      </w:r>
    </w:p>
    <w:p w:rsidR="00000000" w:rsidDel="00000000" w:rsidP="00000000" w:rsidRDefault="00000000" w:rsidRPr="00000000" w14:paraId="000005AA">
      <w:pPr>
        <w:numPr>
          <w:ilvl w:val="0"/>
          <w:numId w:val="45"/>
        </w:numPr>
        <w:spacing w:after="0" w:lineRule="auto"/>
        <w:ind w:left="1080" w:hanging="360"/>
        <w:jc w:val="left"/>
        <w:rPr/>
      </w:pPr>
      <w:r w:rsidDel="00000000" w:rsidR="00000000" w:rsidRPr="00000000">
        <w:rPr>
          <w:rtl w:val="0"/>
        </w:rPr>
        <w:t xml:space="preserve">Criar e excluir um template é exclusividade dos perfis </w:t>
      </w:r>
      <w:r w:rsidDel="00000000" w:rsidR="00000000" w:rsidRPr="00000000">
        <w:rPr>
          <w:b w:val="1"/>
          <w:rtl w:val="0"/>
        </w:rPr>
        <w:t xml:space="preserve">Super Administrador </w:t>
      </w:r>
      <w:r w:rsidDel="00000000" w:rsidR="00000000" w:rsidRPr="00000000">
        <w:rPr>
          <w:rtl w:val="0"/>
        </w:rPr>
        <w:t xml:space="preserve">e </w:t>
      </w:r>
      <w:r w:rsidDel="00000000" w:rsidR="00000000" w:rsidRPr="00000000">
        <w:rPr>
          <w:b w:val="1"/>
          <w:rtl w:val="0"/>
        </w:rPr>
        <w:t xml:space="preserve">Admin Sicredi.</w:t>
      </w:r>
      <w:r w:rsidDel="00000000" w:rsidR="00000000" w:rsidRPr="00000000">
        <w:rPr>
          <w:rtl w:val="0"/>
        </w:rPr>
        <w:t xml:space="preserve"> </w:t>
      </w:r>
    </w:p>
    <w:p w:rsidR="00000000" w:rsidDel="00000000" w:rsidP="00000000" w:rsidRDefault="00000000" w:rsidRPr="00000000" w14:paraId="000005AB">
      <w:pPr>
        <w:numPr>
          <w:ilvl w:val="0"/>
          <w:numId w:val="128"/>
        </w:numPr>
        <w:spacing w:after="0" w:lineRule="auto"/>
        <w:ind w:left="1080" w:hanging="360"/>
        <w:jc w:val="left"/>
        <w:rPr/>
      </w:pPr>
      <w:r w:rsidDel="00000000" w:rsidR="00000000" w:rsidRPr="00000000">
        <w:rPr>
          <w:rtl w:val="0"/>
        </w:rPr>
        <w:t xml:space="preserve">Possibilidade de segmentar templates por grupos.  </w:t>
      </w:r>
    </w:p>
    <w:p w:rsidR="00000000" w:rsidDel="00000000" w:rsidP="00000000" w:rsidRDefault="00000000" w:rsidRPr="00000000" w14:paraId="000005AC">
      <w:pPr>
        <w:numPr>
          <w:ilvl w:val="0"/>
          <w:numId w:val="82"/>
        </w:numPr>
        <w:spacing w:after="0" w:lineRule="auto"/>
        <w:ind w:left="1080" w:hanging="360"/>
        <w:jc w:val="left"/>
        <w:rPr/>
      </w:pPr>
      <w:r w:rsidDel="00000000" w:rsidR="00000000" w:rsidRPr="00000000">
        <w:rPr>
          <w:rtl w:val="0"/>
        </w:rPr>
        <w:t xml:space="preserve">Possibilidade de migração dos templates já existentes.  </w:t>
      </w:r>
    </w:p>
    <w:p w:rsidR="00000000" w:rsidDel="00000000" w:rsidP="00000000" w:rsidRDefault="00000000" w:rsidRPr="00000000" w14:paraId="000005AD">
      <w:pPr>
        <w:numPr>
          <w:ilvl w:val="0"/>
          <w:numId w:val="55"/>
        </w:numPr>
        <w:spacing w:after="0" w:lineRule="auto"/>
        <w:ind w:left="1080" w:hanging="360"/>
        <w:jc w:val="left"/>
        <w:rPr/>
      </w:pPr>
      <w:r w:rsidDel="00000000" w:rsidR="00000000" w:rsidRPr="00000000">
        <w:rPr>
          <w:rtl w:val="0"/>
        </w:rPr>
        <w:t xml:space="preserve">Possibilidade de criar templates com Mídias (Imagem, vídeos, arquivos) </w:t>
      </w:r>
    </w:p>
    <w:p w:rsidR="00000000" w:rsidDel="00000000" w:rsidP="00000000" w:rsidRDefault="00000000" w:rsidRPr="00000000" w14:paraId="000005AE">
      <w:pPr>
        <w:numPr>
          <w:ilvl w:val="0"/>
          <w:numId w:val="212"/>
        </w:numPr>
        <w:spacing w:after="0" w:lineRule="auto"/>
        <w:ind w:left="1080" w:hanging="360"/>
        <w:jc w:val="left"/>
        <w:rPr/>
      </w:pPr>
      <w:r w:rsidDel="00000000" w:rsidR="00000000" w:rsidRPr="00000000">
        <w:rPr>
          <w:rtl w:val="0"/>
        </w:rPr>
        <w:t xml:space="preserve">Possibilidade de criar template de digitação livre.  </w:t>
      </w:r>
    </w:p>
    <w:p w:rsidR="00000000" w:rsidDel="00000000" w:rsidP="00000000" w:rsidRDefault="00000000" w:rsidRPr="00000000" w14:paraId="000005AF">
      <w:pPr>
        <w:numPr>
          <w:ilvl w:val="0"/>
          <w:numId w:val="269"/>
        </w:numPr>
        <w:spacing w:after="0" w:lineRule="auto"/>
        <w:ind w:left="1080" w:hanging="360"/>
        <w:jc w:val="left"/>
        <w:rPr/>
      </w:pPr>
      <w:r w:rsidDel="00000000" w:rsidR="00000000" w:rsidRPr="00000000">
        <w:rPr>
          <w:rtl w:val="0"/>
        </w:rPr>
        <w:t xml:space="preserve">Possibilidade de criar template com cabeçalho e rodapé </w:t>
      </w:r>
    </w:p>
    <w:p w:rsidR="00000000" w:rsidDel="00000000" w:rsidP="00000000" w:rsidRDefault="00000000" w:rsidRPr="00000000" w14:paraId="000005B0">
      <w:pPr>
        <w:numPr>
          <w:ilvl w:val="0"/>
          <w:numId w:val="93"/>
        </w:numPr>
        <w:spacing w:after="0" w:lineRule="auto"/>
        <w:ind w:left="1080" w:hanging="360"/>
        <w:jc w:val="left"/>
        <w:rPr/>
      </w:pPr>
      <w:r w:rsidDel="00000000" w:rsidR="00000000" w:rsidRPr="00000000">
        <w:rPr>
          <w:rtl w:val="0"/>
        </w:rPr>
        <w:t xml:space="preserve">Possibilidade de criar template com botões.  </w:t>
      </w:r>
    </w:p>
    <w:p w:rsidR="00000000" w:rsidDel="00000000" w:rsidP="00000000" w:rsidRDefault="00000000" w:rsidRPr="00000000" w14:paraId="000005B1">
      <w:pPr>
        <w:shd w:fill="ffffff" w:val="clear"/>
        <w:spacing w:after="160" w:lineRule="auto"/>
        <w:ind w:left="720" w:firstLine="0"/>
        <w:rPr/>
      </w:pPr>
      <w:r w:rsidDel="00000000" w:rsidR="00000000" w:rsidRPr="00000000">
        <w:rPr>
          <w:rtl w:val="0"/>
        </w:rPr>
        <w:t xml:space="preserve"> </w:t>
      </w:r>
    </w:p>
    <w:p w:rsidR="00000000" w:rsidDel="00000000" w:rsidP="00000000" w:rsidRDefault="00000000" w:rsidRPr="00000000" w14:paraId="000005B2">
      <w:pPr>
        <w:shd w:fill="ffffff" w:val="clear"/>
        <w:spacing w:after="160" w:lineRule="auto"/>
        <w:rPr/>
      </w:pPr>
      <w:r w:rsidDel="00000000" w:rsidR="00000000" w:rsidRPr="00000000">
        <w:rPr>
          <w:b w:val="1"/>
          <w:rtl w:val="0"/>
        </w:rPr>
        <w:t xml:space="preserve">Botões em templates</w:t>
      </w:r>
      <w:r w:rsidDel="00000000" w:rsidR="00000000" w:rsidRPr="00000000">
        <w:rPr>
          <w:rtl w:val="0"/>
        </w:rPr>
        <w:t xml:space="preserve"> </w:t>
      </w:r>
    </w:p>
    <w:p w:rsidR="00000000" w:rsidDel="00000000" w:rsidP="00000000" w:rsidRDefault="00000000" w:rsidRPr="00000000" w14:paraId="000005B3">
      <w:pPr>
        <w:shd w:fill="ffffff" w:val="clear"/>
        <w:spacing w:after="160" w:lineRule="auto"/>
        <w:rPr/>
      </w:pPr>
      <w:r w:rsidDel="00000000" w:rsidR="00000000" w:rsidRPr="00000000">
        <w:rPr>
          <w:rtl w:val="0"/>
        </w:rPr>
        <w:t xml:space="preserve">Necessário que a plataforma permita a criação de templates com botões vinculados às intenções de direcionamento (filas, links, intenções da inteligência artificial Theo, pula menus.)  </w:t>
      </w:r>
    </w:p>
    <w:p w:rsidR="00000000" w:rsidDel="00000000" w:rsidP="00000000" w:rsidRDefault="00000000" w:rsidRPr="00000000" w14:paraId="000005B4">
      <w:pPr>
        <w:shd w:fill="ffffff" w:val="clear"/>
        <w:spacing w:after="160" w:lineRule="auto"/>
        <w:jc w:val="left"/>
        <w:rPr/>
      </w:pPr>
      <w:r w:rsidDel="00000000" w:rsidR="00000000" w:rsidRPr="00000000">
        <w:rPr>
          <w:rtl w:val="0"/>
        </w:rPr>
        <w:t xml:space="preserve">OBS: A tela de criação do template deve ser simples e intuitiva.  </w:t>
      </w:r>
    </w:p>
    <w:p w:rsidR="00000000" w:rsidDel="00000000" w:rsidP="00000000" w:rsidRDefault="00000000" w:rsidRPr="00000000" w14:paraId="000005B5">
      <w:pPr>
        <w:shd w:fill="ffffff" w:val="clear"/>
        <w:spacing w:after="160" w:lineRule="auto"/>
        <w:jc w:val="center"/>
        <w:rPr/>
      </w:pPr>
      <w:r w:rsidDel="00000000" w:rsidR="00000000" w:rsidRPr="00000000">
        <w:rPr/>
        <w:drawing>
          <wp:inline distB="114300" distT="114300" distL="114300" distR="114300">
            <wp:extent cx="3340100" cy="2933700"/>
            <wp:effectExtent b="0" l="0" r="0" t="0"/>
            <wp:docPr descr="Interface gráfica do usuário, Aplicativo&#10;&#10;Descrição gerada automaticamente" id="40" name="image4.png"/>
            <a:graphic>
              <a:graphicData uri="http://schemas.openxmlformats.org/drawingml/2006/picture">
                <pic:pic>
                  <pic:nvPicPr>
                    <pic:cNvPr descr="Interface gráfica do usuário, Aplicativo&#10;&#10;Descrição gerada automaticamente" id="0" name="image4.png"/>
                    <pic:cNvPicPr preferRelativeResize="0"/>
                  </pic:nvPicPr>
                  <pic:blipFill>
                    <a:blip r:embed="rId14"/>
                    <a:srcRect b="0" l="0" r="0" t="0"/>
                    <a:stretch>
                      <a:fillRect/>
                    </a:stretch>
                  </pic:blipFill>
                  <pic:spPr>
                    <a:xfrm>
                      <a:off x="0" y="0"/>
                      <a:ext cx="3340100" cy="2933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B6">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fmn5x1qt2m3b" w:id="74"/>
      <w:bookmarkEnd w:id="74"/>
      <w:r w:rsidDel="00000000" w:rsidR="00000000" w:rsidRPr="00000000">
        <w:rPr>
          <w:color w:val="000000"/>
          <w:sz w:val="18"/>
          <w:szCs w:val="18"/>
          <w:rtl w:val="0"/>
        </w:rPr>
        <w:t xml:space="preserve">REQ 59 - Associado VIP</w:t>
      </w:r>
      <w:r w:rsidDel="00000000" w:rsidR="00000000" w:rsidRPr="00000000">
        <w:rPr>
          <w:b w:val="0"/>
          <w:color w:val="000000"/>
          <w:sz w:val="18"/>
          <w:szCs w:val="18"/>
          <w:rtl w:val="0"/>
        </w:rPr>
        <w:t xml:space="preserve"> </w:t>
      </w:r>
    </w:p>
    <w:p w:rsidR="00000000" w:rsidDel="00000000" w:rsidP="00000000" w:rsidRDefault="00000000" w:rsidRPr="00000000" w14:paraId="000005B7">
      <w:pPr>
        <w:shd w:fill="ffffff" w:val="clear"/>
        <w:spacing w:after="160" w:lineRule="auto"/>
        <w:rPr/>
      </w:pPr>
      <w:r w:rsidDel="00000000" w:rsidR="00000000" w:rsidRPr="00000000">
        <w:rPr>
          <w:rtl w:val="0"/>
        </w:rPr>
        <w:t xml:space="preserve">Necessário que a plataforma reconheça os associados que estão em uma lista VIP, para esses associados não é apresentado nenhum tipo de menu:  </w:t>
      </w:r>
    </w:p>
    <w:p w:rsidR="00000000" w:rsidDel="00000000" w:rsidP="00000000" w:rsidRDefault="00000000" w:rsidRPr="00000000" w14:paraId="000005B8">
      <w:pPr>
        <w:shd w:fill="ffffff" w:val="clear"/>
        <w:spacing w:after="160" w:lineRule="auto"/>
        <w:rPr/>
      </w:pPr>
      <w:r w:rsidDel="00000000" w:rsidR="00000000" w:rsidRPr="00000000">
        <w:rPr>
          <w:b w:val="1"/>
          <w:rtl w:val="0"/>
        </w:rPr>
        <w:t xml:space="preserve">Detalhes: </w:t>
      </w:r>
      <w:r w:rsidDel="00000000" w:rsidR="00000000" w:rsidRPr="00000000">
        <w:rPr>
          <w:rtl w:val="0"/>
        </w:rPr>
        <w:t xml:space="preserve"> </w:t>
      </w:r>
    </w:p>
    <w:p w:rsidR="00000000" w:rsidDel="00000000" w:rsidP="00000000" w:rsidRDefault="00000000" w:rsidRPr="00000000" w14:paraId="000005B9">
      <w:pPr>
        <w:numPr>
          <w:ilvl w:val="0"/>
          <w:numId w:val="98"/>
        </w:numPr>
        <w:spacing w:after="0" w:lineRule="auto"/>
        <w:ind w:left="1080" w:hanging="360"/>
        <w:jc w:val="left"/>
        <w:rPr/>
      </w:pPr>
      <w:r w:rsidDel="00000000" w:rsidR="00000000" w:rsidRPr="00000000">
        <w:rPr>
          <w:rtl w:val="0"/>
        </w:rPr>
        <w:t xml:space="preserve">Cooperativa cadastrar o associado VIP previamente; </w:t>
      </w:r>
    </w:p>
    <w:p w:rsidR="00000000" w:rsidDel="00000000" w:rsidP="00000000" w:rsidRDefault="00000000" w:rsidRPr="00000000" w14:paraId="000005BA">
      <w:pPr>
        <w:numPr>
          <w:ilvl w:val="0"/>
          <w:numId w:val="320"/>
        </w:numPr>
        <w:spacing w:after="0" w:lineRule="auto"/>
        <w:ind w:left="1080" w:hanging="360"/>
        <w:jc w:val="left"/>
        <w:rPr/>
      </w:pPr>
      <w:r w:rsidDel="00000000" w:rsidR="00000000" w:rsidRPr="00000000">
        <w:rPr>
          <w:rtl w:val="0"/>
        </w:rPr>
        <w:t xml:space="preserve">Não tem restrição de quantidade de associado VIP; </w:t>
      </w:r>
    </w:p>
    <w:p w:rsidR="00000000" w:rsidDel="00000000" w:rsidP="00000000" w:rsidRDefault="00000000" w:rsidRPr="00000000" w14:paraId="000005BB">
      <w:pPr>
        <w:numPr>
          <w:ilvl w:val="0"/>
          <w:numId w:val="135"/>
        </w:numPr>
        <w:spacing w:after="0" w:lineRule="auto"/>
        <w:ind w:left="1080" w:hanging="360"/>
        <w:jc w:val="left"/>
        <w:rPr/>
      </w:pPr>
      <w:r w:rsidDel="00000000" w:rsidR="00000000" w:rsidRPr="00000000">
        <w:rPr>
          <w:rtl w:val="0"/>
        </w:rPr>
        <w:t xml:space="preserve">No cadastramento do VIP, a cooperativa informa a fila que o associado será atendido; </w:t>
      </w:r>
    </w:p>
    <w:p w:rsidR="00000000" w:rsidDel="00000000" w:rsidP="00000000" w:rsidRDefault="00000000" w:rsidRPr="00000000" w14:paraId="000005BC">
      <w:pPr>
        <w:numPr>
          <w:ilvl w:val="0"/>
          <w:numId w:val="289"/>
        </w:numPr>
        <w:spacing w:after="0" w:lineRule="auto"/>
        <w:ind w:left="1080" w:hanging="360"/>
        <w:jc w:val="left"/>
        <w:rPr/>
      </w:pPr>
      <w:r w:rsidDel="00000000" w:rsidR="00000000" w:rsidRPr="00000000">
        <w:rPr>
          <w:rtl w:val="0"/>
        </w:rPr>
        <w:t xml:space="preserve">Associados que tem mais de uma conta, não necessariamente será VIP em todos as contas;  </w:t>
      </w:r>
    </w:p>
    <w:p w:rsidR="00000000" w:rsidDel="00000000" w:rsidP="00000000" w:rsidRDefault="00000000" w:rsidRPr="00000000" w14:paraId="000005BD">
      <w:pPr>
        <w:numPr>
          <w:ilvl w:val="0"/>
          <w:numId w:val="272"/>
        </w:numPr>
        <w:spacing w:after="0" w:lineRule="auto"/>
        <w:ind w:left="1080" w:hanging="360"/>
        <w:jc w:val="left"/>
        <w:rPr/>
      </w:pPr>
      <w:r w:rsidDel="00000000" w:rsidR="00000000" w:rsidRPr="00000000">
        <w:rPr>
          <w:rtl w:val="0"/>
        </w:rPr>
        <w:t xml:space="preserve">A qualquer momento a COOP pode fazer a remoção do associado do VIP </w:t>
      </w:r>
    </w:p>
    <w:p w:rsidR="00000000" w:rsidDel="00000000" w:rsidP="00000000" w:rsidRDefault="00000000" w:rsidRPr="00000000" w14:paraId="000005BE">
      <w:pPr>
        <w:numPr>
          <w:ilvl w:val="0"/>
          <w:numId w:val="350"/>
        </w:numPr>
        <w:spacing w:after="0" w:lineRule="auto"/>
        <w:ind w:left="1080" w:hanging="360"/>
        <w:jc w:val="left"/>
        <w:rPr/>
      </w:pPr>
      <w:r w:rsidDel="00000000" w:rsidR="00000000" w:rsidRPr="00000000">
        <w:rPr>
          <w:rtl w:val="0"/>
        </w:rPr>
        <w:t xml:space="preserve">Caso o associado queira ir para o menu para atendimento com a inteligência artificial, ele pode sair através de comando direto na conversa retornando para o menu; </w:t>
      </w:r>
    </w:p>
    <w:p w:rsidR="00000000" w:rsidDel="00000000" w:rsidP="00000000" w:rsidRDefault="00000000" w:rsidRPr="00000000" w14:paraId="000005BF">
      <w:pPr>
        <w:numPr>
          <w:ilvl w:val="0"/>
          <w:numId w:val="167"/>
        </w:numPr>
        <w:spacing w:after="0" w:lineRule="auto"/>
        <w:ind w:left="1080" w:hanging="360"/>
        <w:jc w:val="left"/>
        <w:rPr/>
      </w:pPr>
      <w:r w:rsidDel="00000000" w:rsidR="00000000" w:rsidRPr="00000000">
        <w:rPr>
          <w:rtl w:val="0"/>
        </w:rPr>
        <w:t xml:space="preserve">Não tem restrição de quantidade de associado VIP; </w:t>
      </w:r>
    </w:p>
    <w:p w:rsidR="00000000" w:rsidDel="00000000" w:rsidP="00000000" w:rsidRDefault="00000000" w:rsidRPr="00000000" w14:paraId="000005C0">
      <w:pPr>
        <w:shd w:fill="ffffff" w:val="clear"/>
        <w:spacing w:after="160" w:lineRule="auto"/>
        <w:jc w:val="left"/>
        <w:rPr/>
      </w:pPr>
      <w:r w:rsidDel="00000000" w:rsidR="00000000" w:rsidRPr="00000000">
        <w:rPr>
          <w:rtl w:val="0"/>
        </w:rPr>
        <w:t xml:space="preserve"> </w:t>
      </w:r>
    </w:p>
    <w:p w:rsidR="00000000" w:rsidDel="00000000" w:rsidP="00000000" w:rsidRDefault="00000000" w:rsidRPr="00000000" w14:paraId="000005C1">
      <w:pPr>
        <w:pStyle w:val="Heading2"/>
        <w:numPr>
          <w:ilvl w:val="1"/>
          <w:numId w:val="205"/>
        </w:numPr>
        <w:shd w:fill="ffffff" w:val="clear"/>
        <w:spacing w:after="160" w:before="360" w:line="276" w:lineRule="auto"/>
        <w:ind w:left="0" w:firstLine="0"/>
        <w:rPr>
          <w:b w:val="0"/>
          <w:color w:val="000000"/>
          <w:sz w:val="18"/>
          <w:szCs w:val="18"/>
        </w:rPr>
      </w:pPr>
      <w:bookmarkStart w:colFirst="0" w:colLast="0" w:name="_heading=h.jd26wlcwlusa" w:id="75"/>
      <w:bookmarkEnd w:id="75"/>
      <w:r w:rsidDel="00000000" w:rsidR="00000000" w:rsidRPr="00000000">
        <w:rPr>
          <w:color w:val="000000"/>
          <w:sz w:val="18"/>
          <w:szCs w:val="18"/>
          <w:rtl w:val="0"/>
        </w:rPr>
        <w:t xml:space="preserve">REQ 61 - Filtro de filas</w:t>
      </w:r>
      <w:r w:rsidDel="00000000" w:rsidR="00000000" w:rsidRPr="00000000">
        <w:rPr>
          <w:b w:val="0"/>
          <w:color w:val="000000"/>
          <w:sz w:val="18"/>
          <w:szCs w:val="18"/>
          <w:rtl w:val="0"/>
        </w:rPr>
        <w:t xml:space="preserve"> </w:t>
      </w:r>
    </w:p>
    <w:p w:rsidR="00000000" w:rsidDel="00000000" w:rsidP="00000000" w:rsidRDefault="00000000" w:rsidRPr="00000000" w14:paraId="000005C2">
      <w:pPr>
        <w:shd w:fill="ffffff" w:val="clear"/>
        <w:spacing w:after="160" w:lineRule="auto"/>
        <w:rPr/>
      </w:pPr>
      <w:r w:rsidDel="00000000" w:rsidR="00000000" w:rsidRPr="00000000">
        <w:rPr>
          <w:rtl w:val="0"/>
        </w:rPr>
        <w:t xml:space="preserve">A plataforma conta com filtros prontos de filas de fácil usabilidade para os usuários.  </w:t>
      </w:r>
    </w:p>
    <w:p w:rsidR="00000000" w:rsidDel="00000000" w:rsidP="00000000" w:rsidRDefault="00000000" w:rsidRPr="00000000" w14:paraId="000005C3">
      <w:pPr>
        <w:shd w:fill="ffffff" w:val="clear"/>
        <w:spacing w:after="160" w:lineRule="auto"/>
        <w:rPr/>
      </w:pPr>
      <w:r w:rsidDel="00000000" w:rsidR="00000000" w:rsidRPr="00000000">
        <w:rPr>
          <w:b w:val="1"/>
          <w:rtl w:val="0"/>
        </w:rPr>
        <w:t xml:space="preserve">Detalhes; </w:t>
      </w:r>
      <w:r w:rsidDel="00000000" w:rsidR="00000000" w:rsidRPr="00000000">
        <w:rPr>
          <w:rtl w:val="0"/>
        </w:rPr>
        <w:t xml:space="preserve"> </w:t>
      </w:r>
    </w:p>
    <w:p w:rsidR="00000000" w:rsidDel="00000000" w:rsidP="00000000" w:rsidRDefault="00000000" w:rsidRPr="00000000" w14:paraId="000005C4">
      <w:pPr>
        <w:numPr>
          <w:ilvl w:val="0"/>
          <w:numId w:val="284"/>
        </w:numPr>
        <w:spacing w:after="0" w:lineRule="auto"/>
        <w:ind w:left="1080" w:hanging="360"/>
        <w:jc w:val="left"/>
        <w:rPr/>
      </w:pPr>
      <w:r w:rsidDel="00000000" w:rsidR="00000000" w:rsidRPr="00000000">
        <w:rPr>
          <w:b w:val="1"/>
          <w:rtl w:val="0"/>
        </w:rPr>
        <w:t xml:space="preserve">Meus atendimentos:  </w:t>
      </w:r>
      <w:r w:rsidDel="00000000" w:rsidR="00000000" w:rsidRPr="00000000">
        <w:rPr>
          <w:rtl w:val="0"/>
        </w:rPr>
        <w:t xml:space="preserve">atendimento que já estão atribuídos ao usuário; </w:t>
      </w:r>
    </w:p>
    <w:p w:rsidR="00000000" w:rsidDel="00000000" w:rsidP="00000000" w:rsidRDefault="00000000" w:rsidRPr="00000000" w14:paraId="000005C5">
      <w:pPr>
        <w:numPr>
          <w:ilvl w:val="0"/>
          <w:numId w:val="65"/>
        </w:numPr>
        <w:spacing w:after="0" w:lineRule="auto"/>
        <w:ind w:left="1080" w:hanging="360"/>
        <w:jc w:val="left"/>
        <w:rPr/>
      </w:pPr>
      <w:r w:rsidDel="00000000" w:rsidR="00000000" w:rsidRPr="00000000">
        <w:rPr>
          <w:b w:val="1"/>
          <w:rtl w:val="0"/>
        </w:rPr>
        <w:t xml:space="preserve">Meus chats com mensagens não lidas: </w:t>
      </w:r>
      <w:r w:rsidDel="00000000" w:rsidR="00000000" w:rsidRPr="00000000">
        <w:rPr>
          <w:rtl w:val="0"/>
        </w:rPr>
        <w:t xml:space="preserve">atendimentos que já estão atribuídos ao usuário, mas que estão com mensagens dos associados ainda por ler; </w:t>
      </w:r>
    </w:p>
    <w:p w:rsidR="00000000" w:rsidDel="00000000" w:rsidP="00000000" w:rsidRDefault="00000000" w:rsidRPr="00000000" w14:paraId="000005C6">
      <w:pPr>
        <w:numPr>
          <w:ilvl w:val="0"/>
          <w:numId w:val="306"/>
        </w:numPr>
        <w:spacing w:after="0" w:lineRule="auto"/>
        <w:ind w:left="1080" w:hanging="360"/>
        <w:jc w:val="left"/>
        <w:rPr/>
      </w:pPr>
      <w:r w:rsidDel="00000000" w:rsidR="00000000" w:rsidRPr="00000000">
        <w:rPr>
          <w:b w:val="1"/>
          <w:rtl w:val="0"/>
        </w:rPr>
        <w:t xml:space="preserve">Meus chats recentes: </w:t>
      </w:r>
      <w:r w:rsidDel="00000000" w:rsidR="00000000" w:rsidRPr="00000000">
        <w:rPr>
          <w:rtl w:val="0"/>
        </w:rPr>
        <w:t xml:space="preserve">chats que os usuários falaram recentemente; </w:t>
      </w:r>
    </w:p>
    <w:p w:rsidR="00000000" w:rsidDel="00000000" w:rsidP="00000000" w:rsidRDefault="00000000" w:rsidRPr="00000000" w14:paraId="000005C7">
      <w:pPr>
        <w:numPr>
          <w:ilvl w:val="0"/>
          <w:numId w:val="62"/>
        </w:numPr>
        <w:spacing w:after="0" w:lineRule="auto"/>
        <w:ind w:left="1080" w:hanging="360"/>
        <w:jc w:val="left"/>
        <w:rPr/>
      </w:pPr>
      <w:r w:rsidDel="00000000" w:rsidR="00000000" w:rsidRPr="00000000">
        <w:rPr>
          <w:b w:val="1"/>
          <w:rtl w:val="0"/>
        </w:rPr>
        <w:t xml:space="preserve">Meus chats em espera: </w:t>
      </w:r>
      <w:r w:rsidDel="00000000" w:rsidR="00000000" w:rsidRPr="00000000">
        <w:rPr>
          <w:rtl w:val="0"/>
        </w:rPr>
        <w:t xml:space="preserve">chats colocados em espera pelo usuário; </w:t>
      </w:r>
    </w:p>
    <w:p w:rsidR="00000000" w:rsidDel="00000000" w:rsidP="00000000" w:rsidRDefault="00000000" w:rsidRPr="00000000" w14:paraId="000005C8">
      <w:pPr>
        <w:numPr>
          <w:ilvl w:val="0"/>
          <w:numId w:val="144"/>
        </w:numPr>
        <w:spacing w:after="0" w:lineRule="auto"/>
        <w:ind w:left="1080" w:hanging="360"/>
        <w:jc w:val="left"/>
        <w:rPr/>
      </w:pPr>
      <w:r w:rsidDel="00000000" w:rsidR="00000000" w:rsidRPr="00000000">
        <w:rPr>
          <w:b w:val="1"/>
          <w:rtl w:val="0"/>
        </w:rPr>
        <w:t xml:space="preserve">Minhas filas de atendimento: </w:t>
      </w:r>
      <w:r w:rsidDel="00000000" w:rsidR="00000000" w:rsidRPr="00000000">
        <w:rPr>
          <w:rtl w:val="0"/>
        </w:rPr>
        <w:t xml:space="preserve">visão na tela de chat das filas que o usuário está vinculado, independente se está em atendimento com ele, com outro usuário, ou se ainda está em atendimento</w:t>
      </w: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5C9">
      <w:pPr>
        <w:numPr>
          <w:ilvl w:val="0"/>
          <w:numId w:val="49"/>
        </w:numPr>
        <w:spacing w:after="0" w:lineRule="auto"/>
        <w:ind w:left="1080" w:hanging="360"/>
        <w:jc w:val="left"/>
        <w:rPr/>
      </w:pPr>
      <w:r w:rsidDel="00000000" w:rsidR="00000000" w:rsidRPr="00000000">
        <w:rPr>
          <w:b w:val="1"/>
          <w:rtl w:val="0"/>
        </w:rPr>
        <w:t xml:space="preserve">Filas do meu grupo: </w:t>
      </w:r>
      <w:r w:rsidDel="00000000" w:rsidR="00000000" w:rsidRPr="00000000">
        <w:rPr>
          <w:rtl w:val="0"/>
        </w:rPr>
        <w:t xml:space="preserve">visão na tela de chats de todas a filas do grupo em que o usuário está vinculado, independente se está em atendimento com ele, com outro usuário, ou se ainda está em atendimento  </w:t>
      </w:r>
    </w:p>
    <w:p w:rsidR="00000000" w:rsidDel="00000000" w:rsidP="00000000" w:rsidRDefault="00000000" w:rsidRPr="00000000" w14:paraId="000005CA">
      <w:pPr>
        <w:numPr>
          <w:ilvl w:val="0"/>
          <w:numId w:val="187"/>
        </w:numPr>
        <w:spacing w:after="0" w:lineRule="auto"/>
        <w:ind w:left="1080" w:hanging="360"/>
        <w:jc w:val="left"/>
        <w:rPr/>
      </w:pPr>
      <w:r w:rsidDel="00000000" w:rsidR="00000000" w:rsidRPr="00000000">
        <w:rPr>
          <w:b w:val="1"/>
          <w:rtl w:val="0"/>
        </w:rPr>
        <w:t xml:space="preserve">Histórico: </w:t>
      </w:r>
      <w:r w:rsidDel="00000000" w:rsidR="00000000" w:rsidRPr="00000000">
        <w:rPr>
          <w:rtl w:val="0"/>
        </w:rPr>
        <w:t xml:space="preserve">visão de todos os atendimentos pertencentes ao grupo, independente se o associado está passando pelo BOT, se já está atribuído a uma fila, se já está sendo atendido por alguém, ou se a conversa já foi finalizada. Em histórico o usuário precisa encontrar qualquer conversa pertencente ao grupo, e grupos abaixo de sua hierarquia. No histórico o usuário pode fazer a busca das seguintes forma </w:t>
      </w:r>
    </w:p>
    <w:p w:rsidR="00000000" w:rsidDel="00000000" w:rsidP="00000000" w:rsidRDefault="00000000" w:rsidRPr="00000000" w14:paraId="000005CB">
      <w:pPr>
        <w:numPr>
          <w:ilvl w:val="0"/>
          <w:numId w:val="280"/>
        </w:numPr>
        <w:spacing w:after="0" w:lineRule="auto"/>
        <w:ind w:left="1080" w:hanging="360"/>
        <w:jc w:val="left"/>
        <w:rPr/>
      </w:pPr>
      <w:r w:rsidDel="00000000" w:rsidR="00000000" w:rsidRPr="00000000">
        <w:rPr>
          <w:rtl w:val="0"/>
        </w:rPr>
        <w:t xml:space="preserve">Nome do associado; </w:t>
      </w:r>
    </w:p>
    <w:p w:rsidR="00000000" w:rsidDel="00000000" w:rsidP="00000000" w:rsidRDefault="00000000" w:rsidRPr="00000000" w14:paraId="000005CC">
      <w:pPr>
        <w:numPr>
          <w:ilvl w:val="0"/>
          <w:numId w:val="196"/>
        </w:numPr>
        <w:spacing w:after="0" w:lineRule="auto"/>
        <w:ind w:left="1080" w:hanging="360"/>
        <w:jc w:val="left"/>
        <w:rPr/>
      </w:pPr>
      <w:r w:rsidDel="00000000" w:rsidR="00000000" w:rsidRPr="00000000">
        <w:rPr>
          <w:rtl w:val="0"/>
        </w:rPr>
        <w:t xml:space="preserve">Documento do associado; </w:t>
      </w:r>
    </w:p>
    <w:p w:rsidR="00000000" w:rsidDel="00000000" w:rsidP="00000000" w:rsidRDefault="00000000" w:rsidRPr="00000000" w14:paraId="000005CD">
      <w:pPr>
        <w:numPr>
          <w:ilvl w:val="0"/>
          <w:numId w:val="160"/>
        </w:numPr>
        <w:spacing w:after="0" w:lineRule="auto"/>
        <w:ind w:left="1080" w:hanging="360"/>
        <w:jc w:val="left"/>
        <w:rPr/>
      </w:pPr>
      <w:r w:rsidDel="00000000" w:rsidR="00000000" w:rsidRPr="00000000">
        <w:rPr>
          <w:rtl w:val="0"/>
        </w:rPr>
        <w:t xml:space="preserve">Conta do associado; </w:t>
      </w:r>
    </w:p>
    <w:p w:rsidR="00000000" w:rsidDel="00000000" w:rsidP="00000000" w:rsidRDefault="00000000" w:rsidRPr="00000000" w14:paraId="000005CE">
      <w:pPr>
        <w:numPr>
          <w:ilvl w:val="0"/>
          <w:numId w:val="309"/>
        </w:numPr>
        <w:spacing w:after="0" w:lineRule="auto"/>
        <w:ind w:left="1080" w:hanging="360"/>
        <w:jc w:val="left"/>
        <w:rPr/>
      </w:pPr>
      <w:r w:rsidDel="00000000" w:rsidR="00000000" w:rsidRPr="00000000">
        <w:rPr>
          <w:rtl w:val="0"/>
        </w:rPr>
        <w:t xml:space="preserve">Número de telefone de cadastro do associado; </w:t>
      </w:r>
    </w:p>
    <w:p w:rsidR="00000000" w:rsidDel="00000000" w:rsidP="00000000" w:rsidRDefault="00000000" w:rsidRPr="00000000" w14:paraId="000005CF">
      <w:pPr>
        <w:numPr>
          <w:ilvl w:val="0"/>
          <w:numId w:val="117"/>
        </w:numPr>
        <w:spacing w:after="0" w:lineRule="auto"/>
        <w:ind w:left="1080" w:hanging="360"/>
        <w:jc w:val="left"/>
        <w:rPr/>
      </w:pPr>
      <w:r w:rsidDel="00000000" w:rsidR="00000000" w:rsidRPr="00000000">
        <w:rPr>
          <w:rtl w:val="0"/>
        </w:rPr>
        <w:t xml:space="preserve">Número de telefone utilizado pelo associado (caso do contato tenha sido feito através de um número de telefone diferente do de cadastro). </w:t>
      </w:r>
    </w:p>
    <w:p w:rsidR="00000000" w:rsidDel="00000000" w:rsidP="00000000" w:rsidRDefault="00000000" w:rsidRPr="00000000" w14:paraId="000005D0">
      <w:pPr>
        <w:numPr>
          <w:ilvl w:val="0"/>
          <w:numId w:val="155"/>
        </w:numPr>
        <w:spacing w:after="0" w:lineRule="auto"/>
        <w:ind w:left="1080" w:hanging="360"/>
        <w:jc w:val="left"/>
        <w:rPr/>
      </w:pPr>
      <w:r w:rsidDel="00000000" w:rsidR="00000000" w:rsidRPr="00000000">
        <w:rPr>
          <w:rtl w:val="0"/>
        </w:rPr>
        <w:t xml:space="preserve">Por quem fez o atendimento do associado </w:t>
      </w:r>
    </w:p>
    <w:p w:rsidR="00000000" w:rsidDel="00000000" w:rsidP="00000000" w:rsidRDefault="00000000" w:rsidRPr="00000000" w14:paraId="000005D1">
      <w:pPr>
        <w:shd w:fill="ffffff" w:val="clear"/>
        <w:spacing w:after="0" w:lineRule="auto"/>
        <w:ind w:left="720" w:firstLine="0"/>
        <w:rPr/>
      </w:pPr>
      <w:r w:rsidDel="00000000" w:rsidR="00000000" w:rsidRPr="00000000">
        <w:rPr>
          <w:rtl w:val="0"/>
        </w:rPr>
        <w:t xml:space="preserve"> </w:t>
      </w:r>
    </w:p>
    <w:p w:rsidR="00000000" w:rsidDel="00000000" w:rsidP="00000000" w:rsidRDefault="00000000" w:rsidRPr="00000000" w14:paraId="000005D2">
      <w:pPr>
        <w:numPr>
          <w:ilvl w:val="0"/>
          <w:numId w:val="102"/>
        </w:numPr>
        <w:spacing w:after="0" w:lineRule="auto"/>
        <w:ind w:left="1080" w:hanging="360"/>
        <w:jc w:val="left"/>
        <w:rPr/>
      </w:pPr>
      <w:r w:rsidDel="00000000" w:rsidR="00000000" w:rsidRPr="00000000">
        <w:rPr>
          <w:b w:val="1"/>
          <w:rtl w:val="0"/>
        </w:rPr>
        <w:t xml:space="preserve">Em atendimento com</w:t>
      </w:r>
      <w:r w:rsidDel="00000000" w:rsidR="00000000" w:rsidRPr="00000000">
        <w:rPr>
          <w:rtl w:val="0"/>
        </w:rPr>
        <w:t xml:space="preserve">: essa funcionalidade está disponível apenas para usuários com perfil de administrador seja ele cooperativa ou agência e esse consegue consultar por e-mail, ou nome do usuário todos os atendimentos atribuídos a ele. E consegue fazer a gestão destes atendimentos casos o usuário por algum motivo não conseguir dar sequência nos atendimentos.  </w:t>
      </w:r>
    </w:p>
    <w:p w:rsidR="00000000" w:rsidDel="00000000" w:rsidP="00000000" w:rsidRDefault="00000000" w:rsidRPr="00000000" w14:paraId="000005D3">
      <w:pPr>
        <w:shd w:fill="ffffff" w:val="clear"/>
        <w:spacing w:after="160" w:lineRule="auto"/>
        <w:jc w:val="left"/>
        <w:rPr/>
      </w:pPr>
      <w:r w:rsidDel="00000000" w:rsidR="00000000" w:rsidRPr="00000000">
        <w:rPr>
          <w:rtl w:val="0"/>
        </w:rPr>
        <w:t xml:space="preserve"> </w:t>
      </w:r>
    </w:p>
    <w:p w:rsidR="00000000" w:rsidDel="00000000" w:rsidP="00000000" w:rsidRDefault="00000000" w:rsidRPr="00000000" w14:paraId="000005D4">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h9sn39ljxc1p" w:id="76"/>
      <w:bookmarkEnd w:id="76"/>
      <w:r w:rsidDel="00000000" w:rsidR="00000000" w:rsidRPr="00000000">
        <w:rPr>
          <w:color w:val="000000"/>
          <w:sz w:val="18"/>
          <w:szCs w:val="18"/>
          <w:rtl w:val="0"/>
        </w:rPr>
        <w:t xml:space="preserve">REQ 62 - Gestão de cargas do chat</w:t>
      </w:r>
      <w:r w:rsidDel="00000000" w:rsidR="00000000" w:rsidRPr="00000000">
        <w:rPr>
          <w:b w:val="0"/>
          <w:color w:val="000000"/>
          <w:sz w:val="18"/>
          <w:szCs w:val="18"/>
          <w:rtl w:val="0"/>
        </w:rPr>
        <w:t xml:space="preserve"> </w:t>
      </w:r>
    </w:p>
    <w:p w:rsidR="00000000" w:rsidDel="00000000" w:rsidP="00000000" w:rsidRDefault="00000000" w:rsidRPr="00000000" w14:paraId="000005D5">
      <w:pPr>
        <w:shd w:fill="ffffff" w:val="clear"/>
        <w:spacing w:after="160" w:lineRule="auto"/>
        <w:rPr/>
      </w:pPr>
      <w:r w:rsidDel="00000000" w:rsidR="00000000" w:rsidRPr="00000000">
        <w:rPr>
          <w:rtl w:val="0"/>
        </w:rPr>
        <w:t xml:space="preserve">As agências precisam ter a autonomia para alterar as cargas de chat de quem está atendendo, </w:t>
      </w:r>
      <w:r w:rsidDel="00000000" w:rsidR="00000000" w:rsidRPr="00000000">
        <w:rPr>
          <w:b w:val="1"/>
          <w:rtl w:val="0"/>
        </w:rPr>
        <w:t xml:space="preserve">sem que seja um acesso full da Salesforce</w:t>
      </w:r>
      <w:r w:rsidDel="00000000" w:rsidR="00000000" w:rsidRPr="00000000">
        <w:rPr>
          <w:rtl w:val="0"/>
        </w:rPr>
        <w:t xml:space="preserve"> de setup para não gerar risco de segurança para a ferramenta. </w:t>
      </w:r>
    </w:p>
    <w:p w:rsidR="00000000" w:rsidDel="00000000" w:rsidP="00000000" w:rsidRDefault="00000000" w:rsidRPr="00000000" w14:paraId="000005D6">
      <w:pPr>
        <w:shd w:fill="ffffff" w:val="clear"/>
        <w:spacing w:after="160" w:lineRule="auto"/>
        <w:rPr/>
      </w:pPr>
      <w:r w:rsidDel="00000000" w:rsidR="00000000" w:rsidRPr="00000000">
        <w:rPr>
          <w:rtl w:val="0"/>
        </w:rPr>
        <w:t xml:space="preserve">Quem poderá alterar a gestão das cargas dos chats: Preferencialmente o usuário poderá alterar o seu e o administrador da cooperativa os usuários da cooperativa  </w:t>
      </w:r>
    </w:p>
    <w:p w:rsidR="00000000" w:rsidDel="00000000" w:rsidP="00000000" w:rsidRDefault="00000000" w:rsidRPr="00000000" w14:paraId="000005D7">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4vcw3vx57je9" w:id="77"/>
      <w:bookmarkEnd w:id="77"/>
      <w:r w:rsidDel="00000000" w:rsidR="00000000" w:rsidRPr="00000000">
        <w:rPr>
          <w:color w:val="000000"/>
          <w:sz w:val="18"/>
          <w:szCs w:val="18"/>
          <w:rtl w:val="0"/>
        </w:rPr>
        <w:t xml:space="preserve">REQ 04 - Transferência entre habilidades/skill</w:t>
      </w:r>
      <w:r w:rsidDel="00000000" w:rsidR="00000000" w:rsidRPr="00000000">
        <w:rPr>
          <w:b w:val="0"/>
          <w:color w:val="000000"/>
          <w:sz w:val="18"/>
          <w:szCs w:val="18"/>
          <w:rtl w:val="0"/>
        </w:rPr>
        <w:t xml:space="preserve"> </w:t>
      </w:r>
    </w:p>
    <w:p w:rsidR="00000000" w:rsidDel="00000000" w:rsidP="00000000" w:rsidRDefault="00000000" w:rsidRPr="00000000" w14:paraId="000005D8">
      <w:pPr>
        <w:shd w:fill="ffffff" w:val="clear"/>
        <w:spacing w:after="160" w:lineRule="auto"/>
        <w:rPr/>
      </w:pPr>
      <w:r w:rsidDel="00000000" w:rsidR="00000000" w:rsidRPr="00000000">
        <w:rPr>
          <w:rtl w:val="0"/>
        </w:rPr>
        <w:t xml:space="preserve">Usuário que está atendendo não consegue realizar a transferência pelo componente padrão para outra habilidade. É necessário atualizar a habilidade através de outro componente, e a seguir, ir ao componente padrão para realizar a transferência. </w:t>
      </w:r>
    </w:p>
    <w:p w:rsidR="00000000" w:rsidDel="00000000" w:rsidP="00000000" w:rsidRDefault="00000000" w:rsidRPr="00000000" w14:paraId="000005D9">
      <w:pPr>
        <w:shd w:fill="ffffff" w:val="clear"/>
        <w:spacing w:after="0" w:lineRule="auto"/>
        <w:jc w:val="left"/>
        <w:rPr/>
      </w:pPr>
      <w:r w:rsidDel="00000000" w:rsidR="00000000" w:rsidRPr="00000000">
        <w:rPr>
          <w:rtl w:val="0"/>
        </w:rPr>
        <w:t xml:space="preserve">1ª e 2ª ação da transferência </w:t>
      </w:r>
    </w:p>
    <w:p w:rsidR="00000000" w:rsidDel="00000000" w:rsidP="00000000" w:rsidRDefault="00000000" w:rsidRPr="00000000" w14:paraId="000005DA">
      <w:pPr>
        <w:shd w:fill="ffffff" w:val="clear"/>
        <w:spacing w:after="0" w:lineRule="auto"/>
        <w:jc w:val="left"/>
        <w:rPr/>
      </w:pPr>
      <w:r w:rsidDel="00000000" w:rsidR="00000000" w:rsidRPr="00000000">
        <w:rPr/>
        <w:drawing>
          <wp:inline distB="114300" distT="114300" distL="114300" distR="114300">
            <wp:extent cx="2692400" cy="1435100"/>
            <wp:effectExtent b="0" l="0" r="0" t="0"/>
            <wp:docPr descr="imagem" id="39" name="image8.jpg"/>
            <a:graphic>
              <a:graphicData uri="http://schemas.openxmlformats.org/drawingml/2006/picture">
                <pic:pic>
                  <pic:nvPicPr>
                    <pic:cNvPr descr="imagem" id="0" name="image8.jpg"/>
                    <pic:cNvPicPr preferRelativeResize="0"/>
                  </pic:nvPicPr>
                  <pic:blipFill>
                    <a:blip r:embed="rId15"/>
                    <a:srcRect b="0" l="0" r="0" t="0"/>
                    <a:stretch>
                      <a:fillRect/>
                    </a:stretch>
                  </pic:blipFill>
                  <pic:spPr>
                    <a:xfrm>
                      <a:off x="0" y="0"/>
                      <a:ext cx="26924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5DB">
      <w:pPr>
        <w:shd w:fill="ffffff" w:val="clear"/>
        <w:spacing w:after="0" w:lineRule="auto"/>
        <w:jc w:val="left"/>
        <w:rPr/>
      </w:pPr>
      <w:r w:rsidDel="00000000" w:rsidR="00000000" w:rsidRPr="00000000">
        <w:rPr>
          <w:rtl w:val="0"/>
        </w:rPr>
        <w:t xml:space="preserve"> </w:t>
      </w:r>
    </w:p>
    <w:p w:rsidR="00000000" w:rsidDel="00000000" w:rsidP="00000000" w:rsidRDefault="00000000" w:rsidRPr="00000000" w14:paraId="000005DC">
      <w:pPr>
        <w:shd w:fill="ffffff" w:val="clear"/>
        <w:spacing w:after="0" w:lineRule="auto"/>
        <w:jc w:val="left"/>
        <w:rPr/>
      </w:pPr>
      <w:r w:rsidDel="00000000" w:rsidR="00000000" w:rsidRPr="00000000">
        <w:rPr>
          <w:rtl w:val="0"/>
        </w:rPr>
        <w:t xml:space="preserve"> 3ª e 4ª ação da transferência </w:t>
      </w:r>
    </w:p>
    <w:p w:rsidR="00000000" w:rsidDel="00000000" w:rsidP="00000000" w:rsidRDefault="00000000" w:rsidRPr="00000000" w14:paraId="000005DD">
      <w:pPr>
        <w:shd w:fill="ffffff" w:val="clear"/>
        <w:spacing w:after="0" w:lineRule="auto"/>
        <w:jc w:val="left"/>
        <w:rPr/>
      </w:pPr>
      <w:r w:rsidDel="00000000" w:rsidR="00000000" w:rsidRPr="00000000">
        <w:rPr/>
        <w:drawing>
          <wp:inline distB="114300" distT="114300" distL="114300" distR="114300">
            <wp:extent cx="2514600" cy="2781300"/>
            <wp:effectExtent b="0" l="0" r="0" t="0"/>
            <wp:docPr descr="imagem" id="42" name="image2.jpg"/>
            <a:graphic>
              <a:graphicData uri="http://schemas.openxmlformats.org/drawingml/2006/picture">
                <pic:pic>
                  <pic:nvPicPr>
                    <pic:cNvPr descr="imagem" id="0" name="image2.jpg"/>
                    <pic:cNvPicPr preferRelativeResize="0"/>
                  </pic:nvPicPr>
                  <pic:blipFill>
                    <a:blip r:embed="rId16"/>
                    <a:srcRect b="0" l="0" r="0" t="0"/>
                    <a:stretch>
                      <a:fillRect/>
                    </a:stretch>
                  </pic:blipFill>
                  <pic:spPr>
                    <a:xfrm>
                      <a:off x="0" y="0"/>
                      <a:ext cx="2514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shd w:fill="ffffff" w:val="clear"/>
        <w:spacing w:after="0" w:lineRule="auto"/>
        <w:jc w:val="left"/>
        <w:rPr/>
      </w:pPr>
      <w:r w:rsidDel="00000000" w:rsidR="00000000" w:rsidRPr="00000000">
        <w:rPr>
          <w:rtl w:val="0"/>
        </w:rPr>
        <w:t xml:space="preserve"> </w:t>
      </w:r>
    </w:p>
    <w:p w:rsidR="00000000" w:rsidDel="00000000" w:rsidP="00000000" w:rsidRDefault="00000000" w:rsidRPr="00000000" w14:paraId="000005DF">
      <w:pPr>
        <w:shd w:fill="ffffff" w:val="clear"/>
        <w:spacing w:after="0" w:lineRule="auto"/>
        <w:jc w:val="left"/>
        <w:rPr/>
      </w:pPr>
      <w:r w:rsidDel="00000000" w:rsidR="00000000" w:rsidRPr="00000000">
        <w:rPr>
          <w:rtl w:val="0"/>
        </w:rPr>
        <w:t xml:space="preserve">Obs.: no segundo print aparece o fluxo de transferencia do MIAW Sicredi X e do chat das coops. Não conseguimos ocultar isso </w:t>
      </w:r>
    </w:p>
    <w:p w:rsidR="00000000" w:rsidDel="00000000" w:rsidP="00000000" w:rsidRDefault="00000000" w:rsidRPr="00000000" w14:paraId="000005E0">
      <w:pPr>
        <w:shd w:fill="ffffff" w:val="clear"/>
        <w:spacing w:after="0" w:lineRule="auto"/>
        <w:jc w:val="center"/>
        <w:rPr/>
      </w:pPr>
      <w:r w:rsidDel="00000000" w:rsidR="00000000" w:rsidRPr="00000000">
        <w:rPr>
          <w:rtl w:val="0"/>
        </w:rPr>
        <w:t xml:space="preserve">  </w:t>
      </w:r>
    </w:p>
    <w:p w:rsidR="00000000" w:rsidDel="00000000" w:rsidP="00000000" w:rsidRDefault="00000000" w:rsidRPr="00000000" w14:paraId="000005E1">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q8d1kvth3r2g" w:id="78"/>
      <w:bookmarkEnd w:id="78"/>
      <w:r w:rsidDel="00000000" w:rsidR="00000000" w:rsidRPr="00000000">
        <w:rPr>
          <w:color w:val="000000"/>
          <w:sz w:val="18"/>
          <w:szCs w:val="18"/>
          <w:rtl w:val="0"/>
        </w:rPr>
        <w:t xml:space="preserve">Restrição na visualização das habilidades</w:t>
      </w:r>
      <w:r w:rsidDel="00000000" w:rsidR="00000000" w:rsidRPr="00000000">
        <w:rPr>
          <w:b w:val="0"/>
          <w:color w:val="000000"/>
          <w:sz w:val="18"/>
          <w:szCs w:val="18"/>
          <w:rtl w:val="0"/>
        </w:rPr>
        <w:t xml:space="preserve"> </w:t>
      </w:r>
    </w:p>
    <w:p w:rsidR="00000000" w:rsidDel="00000000" w:rsidP="00000000" w:rsidRDefault="00000000" w:rsidRPr="00000000" w14:paraId="000005E2">
      <w:pPr>
        <w:shd w:fill="ffffff" w:val="clear"/>
        <w:spacing w:after="160" w:lineRule="auto"/>
        <w:rPr/>
      </w:pPr>
      <w:r w:rsidDel="00000000" w:rsidR="00000000" w:rsidRPr="00000000">
        <w:rPr>
          <w:rtl w:val="0"/>
        </w:rPr>
        <w:t xml:space="preserve">Na tela de visualização de filas, deverá restringir o que a cooperativa e usuário poderá visualizar, sem ver todas as filas que estão no contexto da plataforma.  </w:t>
      </w:r>
    </w:p>
    <w:p w:rsidR="00000000" w:rsidDel="00000000" w:rsidP="00000000" w:rsidRDefault="00000000" w:rsidRPr="00000000" w14:paraId="000005E3">
      <w:pPr>
        <w:shd w:fill="ffffff" w:val="clear"/>
        <w:spacing w:after="160" w:lineRule="auto"/>
        <w:rPr/>
      </w:pPr>
      <w:r w:rsidDel="00000000" w:rsidR="00000000" w:rsidRPr="00000000">
        <w:rPr>
          <w:b w:val="1"/>
          <w:rtl w:val="0"/>
        </w:rPr>
        <w:t xml:space="preserve">Precisa respeitar a hierarquia.</w:t>
      </w:r>
      <w:r w:rsidDel="00000000" w:rsidR="00000000" w:rsidRPr="00000000">
        <w:rPr>
          <w:rtl w:val="0"/>
        </w:rPr>
        <w:t xml:space="preserve"> </w:t>
      </w:r>
    </w:p>
    <w:p w:rsidR="00000000" w:rsidDel="00000000" w:rsidP="00000000" w:rsidRDefault="00000000" w:rsidRPr="00000000" w14:paraId="000005E4">
      <w:pPr>
        <w:shd w:fill="ffffff" w:val="clear"/>
        <w:spacing w:after="160" w:lineRule="auto"/>
        <w:rPr/>
      </w:pPr>
      <w:r w:rsidDel="00000000" w:rsidR="00000000" w:rsidRPr="00000000">
        <w:rPr/>
        <w:drawing>
          <wp:inline distB="114300" distT="114300" distL="114300" distR="114300">
            <wp:extent cx="4483100" cy="3771900"/>
            <wp:effectExtent b="0" l="0" r="0" t="0"/>
            <wp:docPr descr="Interface gráfica do usuário, Aplicativo&#10;&#10;Descrição gerada automaticamente" id="41" name="image5.png"/>
            <a:graphic>
              <a:graphicData uri="http://schemas.openxmlformats.org/drawingml/2006/picture">
                <pic:pic>
                  <pic:nvPicPr>
                    <pic:cNvPr descr="Interface gráfica do usuário, Aplicativo&#10;&#10;Descrição gerada automaticamente" id="0" name="image5.png"/>
                    <pic:cNvPicPr preferRelativeResize="0"/>
                  </pic:nvPicPr>
                  <pic:blipFill>
                    <a:blip r:embed="rId17"/>
                    <a:srcRect b="0" l="0" r="0" t="0"/>
                    <a:stretch>
                      <a:fillRect/>
                    </a:stretch>
                  </pic:blipFill>
                  <pic:spPr>
                    <a:xfrm>
                      <a:off x="0" y="0"/>
                      <a:ext cx="4483100" cy="3771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E5">
      <w:pPr>
        <w:shd w:fill="ffffff" w:val="clear"/>
        <w:spacing w:after="160" w:lineRule="auto"/>
        <w:jc w:val="left"/>
        <w:rPr/>
      </w:pPr>
      <w:r w:rsidDel="00000000" w:rsidR="00000000" w:rsidRPr="00000000">
        <w:rPr>
          <w:rtl w:val="0"/>
        </w:rPr>
      </w:r>
    </w:p>
    <w:p w:rsidR="00000000" w:rsidDel="00000000" w:rsidP="00000000" w:rsidRDefault="00000000" w:rsidRPr="00000000" w14:paraId="000005E6">
      <w:pPr>
        <w:pStyle w:val="Heading2"/>
        <w:numPr>
          <w:ilvl w:val="1"/>
          <w:numId w:val="205"/>
        </w:numPr>
        <w:shd w:fill="ffffff" w:val="clear"/>
        <w:spacing w:after="160" w:before="360" w:line="276" w:lineRule="auto"/>
        <w:ind w:left="0" w:firstLine="0"/>
        <w:jc w:val="left"/>
        <w:rPr>
          <w:b w:val="0"/>
          <w:color w:val="000000"/>
          <w:sz w:val="18"/>
          <w:szCs w:val="18"/>
        </w:rPr>
      </w:pPr>
      <w:bookmarkStart w:colFirst="0" w:colLast="0" w:name="_heading=h.mok6azlrdelm" w:id="79"/>
      <w:bookmarkEnd w:id="79"/>
      <w:r w:rsidDel="00000000" w:rsidR="00000000" w:rsidRPr="00000000">
        <w:rPr>
          <w:color w:val="000000"/>
          <w:sz w:val="18"/>
          <w:szCs w:val="18"/>
          <w:rtl w:val="0"/>
        </w:rPr>
        <w:t xml:space="preserve">REQ 65 - Fluxos assíncronos</w:t>
      </w:r>
      <w:r w:rsidDel="00000000" w:rsidR="00000000" w:rsidRPr="00000000">
        <w:rPr>
          <w:b w:val="0"/>
          <w:color w:val="000000"/>
          <w:sz w:val="18"/>
          <w:szCs w:val="18"/>
          <w:rtl w:val="0"/>
        </w:rPr>
        <w:t xml:space="preserve"> </w:t>
      </w:r>
    </w:p>
    <w:p w:rsidR="00000000" w:rsidDel="00000000" w:rsidP="00000000" w:rsidRDefault="00000000" w:rsidRPr="00000000" w14:paraId="000005E7">
      <w:pPr>
        <w:shd w:fill="ffffff" w:val="clear"/>
        <w:spacing w:after="160" w:lineRule="auto"/>
        <w:rPr/>
      </w:pPr>
      <w:r w:rsidDel="00000000" w:rsidR="00000000" w:rsidRPr="00000000">
        <w:rPr>
          <w:rtl w:val="0"/>
        </w:rPr>
        <w:t xml:space="preserve">Possuímos fluxos assíncronos que atua com transacionais e chamadas de alguns serviços. Atualmente nestes fluxos, quando o associado está esperando o retorno no fluxo o Sicredi envia a mensagem no fluxo, na mesma sessão para dar o andamento. Hoje o timeout da estrutura é de 20 segundos. </w:t>
      </w:r>
    </w:p>
    <w:p w:rsidR="00000000" w:rsidDel="00000000" w:rsidP="00000000" w:rsidRDefault="00000000" w:rsidRPr="00000000" w14:paraId="000005E8">
      <w:pPr>
        <w:shd w:fill="ffffff" w:val="clear"/>
        <w:spacing w:after="160" w:lineRule="auto"/>
        <w:rPr/>
      </w:pPr>
      <w:r w:rsidDel="00000000" w:rsidR="00000000" w:rsidRPr="00000000">
        <w:rPr>
          <w:rtl w:val="0"/>
        </w:rPr>
        <w:t xml:space="preserve">Exemplos: Liveness, RPA´s e fluxo de feedback Theo; </w:t>
      </w:r>
    </w:p>
    <w:p w:rsidR="00000000" w:rsidDel="00000000" w:rsidP="00000000" w:rsidRDefault="00000000" w:rsidRPr="00000000" w14:paraId="000005E9">
      <w:pPr>
        <w:pStyle w:val="Heading2"/>
        <w:numPr>
          <w:ilvl w:val="1"/>
          <w:numId w:val="205"/>
        </w:numPr>
        <w:shd w:fill="ffffff" w:val="clear"/>
        <w:spacing w:after="160" w:before="360" w:line="276" w:lineRule="auto"/>
        <w:ind w:left="0" w:firstLine="0"/>
        <w:rPr>
          <w:b w:val="0"/>
          <w:color w:val="000000"/>
          <w:sz w:val="18"/>
          <w:szCs w:val="18"/>
        </w:rPr>
      </w:pPr>
      <w:bookmarkStart w:colFirst="0" w:colLast="0" w:name="_heading=h.z32pos5bv65k" w:id="80"/>
      <w:bookmarkEnd w:id="80"/>
      <w:r w:rsidDel="00000000" w:rsidR="00000000" w:rsidRPr="00000000">
        <w:rPr>
          <w:color w:val="000000"/>
          <w:sz w:val="18"/>
          <w:szCs w:val="18"/>
          <w:rtl w:val="0"/>
        </w:rPr>
        <w:t xml:space="preserve">REQ 66 - API de notificações</w:t>
      </w:r>
      <w:r w:rsidDel="00000000" w:rsidR="00000000" w:rsidRPr="00000000">
        <w:rPr>
          <w:b w:val="0"/>
          <w:color w:val="000000"/>
          <w:sz w:val="18"/>
          <w:szCs w:val="18"/>
          <w:rtl w:val="0"/>
        </w:rPr>
        <w:t xml:space="preserve"> </w:t>
      </w:r>
    </w:p>
    <w:p w:rsidR="00000000" w:rsidDel="00000000" w:rsidP="00000000" w:rsidRDefault="00000000" w:rsidRPr="00000000" w14:paraId="000005EA">
      <w:pPr>
        <w:shd w:fill="ffffff" w:val="clear"/>
        <w:spacing w:after="160" w:lineRule="auto"/>
        <w:rPr/>
      </w:pPr>
      <w:r w:rsidDel="00000000" w:rsidR="00000000" w:rsidRPr="00000000">
        <w:rPr>
          <w:rtl w:val="0"/>
        </w:rPr>
        <w:t xml:space="preserve">Necessário que a plataforma contenha uma API de notificação, onde as cooperativas possam consumir para fazer automações de envio de notificação: </w:t>
      </w:r>
    </w:p>
    <w:p w:rsidR="00000000" w:rsidDel="00000000" w:rsidP="00000000" w:rsidRDefault="00000000" w:rsidRPr="00000000" w14:paraId="000005EB">
      <w:pPr>
        <w:shd w:fill="ffffff" w:val="clear"/>
        <w:spacing w:after="160" w:lineRule="auto"/>
        <w:rPr/>
      </w:pPr>
      <w:r w:rsidDel="00000000" w:rsidR="00000000" w:rsidRPr="00000000">
        <w:rPr>
          <w:rtl w:val="0"/>
        </w:rPr>
        <w:t xml:space="preserve">Através desta API, deve ser possível encaminhar qualquer tipo de template, sendo ele simples, ou com botões, sendo ele somente com textos ou com algum tipo de arquivo anexado (doc., PDF, txt, imagem, vídeo...) e após o envio desta notificação também consumir o retorno se a mensagem foi enviada, entregue, lida em casos de erro na entrega trazer o motivo de não ter sido entregue.  </w:t>
      </w:r>
    </w:p>
    <w:p w:rsidR="00000000" w:rsidDel="00000000" w:rsidP="00000000" w:rsidRDefault="00000000" w:rsidRPr="00000000" w14:paraId="000005EC">
      <w:pPr>
        <w:shd w:fill="ffffff" w:val="clear"/>
        <w:spacing w:after="160" w:lineRule="auto"/>
        <w:rPr/>
      </w:pPr>
      <w:r w:rsidDel="00000000" w:rsidR="00000000" w:rsidRPr="00000000">
        <w:rPr>
          <w:rtl w:val="0"/>
        </w:rPr>
        <w:t xml:space="preserve">Necessário também que se possa definir retornos dos associados para uma fila específica, para uma fila de carteira ou direto para um usuário. Deve ser também parametrizável se o retorno será de imediato logo após o envio, ou somente após a resposta do associado.  </w:t>
      </w:r>
    </w:p>
    <w:p w:rsidR="00000000" w:rsidDel="00000000" w:rsidP="00000000" w:rsidRDefault="00000000" w:rsidRPr="00000000" w14:paraId="000005ED">
      <w:pPr>
        <w:shd w:fill="ffffff" w:val="clear"/>
        <w:spacing w:after="160" w:lineRule="auto"/>
        <w:rPr/>
      </w:pPr>
      <w:r w:rsidDel="00000000" w:rsidR="00000000" w:rsidRPr="00000000">
        <w:rPr>
          <w:rtl w:val="0"/>
        </w:rPr>
        <w:t xml:space="preserve">Cada envio de notificação gera um custo para o Sicredi que deve ser rateado entre as cooperativas ou áreas que fazem uso do sistema.  </w:t>
      </w:r>
    </w:p>
    <w:p w:rsidR="00000000" w:rsidDel="00000000" w:rsidP="00000000" w:rsidRDefault="00000000" w:rsidRPr="00000000" w14:paraId="000005EE">
      <w:pPr>
        <w:rPr/>
      </w:pPr>
      <w:r w:rsidDel="00000000" w:rsidR="00000000" w:rsidRPr="00000000">
        <w:rPr>
          <w:rtl w:val="0"/>
        </w:rPr>
      </w:r>
    </w:p>
    <w:sectPr>
      <w:headerReference r:id="rId18" w:type="default"/>
      <w:headerReference r:id="rId19" w:type="first"/>
      <w:footerReference r:id="rId20" w:type="default"/>
      <w:footerReference r:id="rId21" w:type="first"/>
      <w:pgSz w:h="16838" w:w="11906" w:orient="portrait"/>
      <w:pgMar w:bottom="720" w:top="720" w:left="720" w:right="720" w:header="567" w:footer="245"/>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milton Oliveira" w:id="0" w:date="2024-09-18T20:23:14Z">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@julio.pan@salesforce.com</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julio.pan@salesforce.com_</w:t>
      </w:r>
    </w:p>
  </w:comment>
  <w:comment w:author="Julio Pan" w:id="1" w:date="2024-09-18T20:42:24Z">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Thanks @hamilton.oliveira@salesforce.com! What's the standard language for these cases? @fernanda.desouza@salesforce.com fyi as I assume you're covering Thaisa while she's on PTO. Thanks! @sguimaraes@salesforce.com fyi.</w:t>
      </w:r>
    </w:p>
  </w:comment>
  <w:comment w:author="Julio Pan" w:id="2" w:date="2024-09-19T14:25:31Z">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@hamilton.oliveira@salesforce.com I confirmed with my team, this doesn't work for RevRec.</w:t>
      </w:r>
    </w:p>
  </w:comment>
  <w:comment w:author="Paula Saldanha" w:id="3" w:date="2024-09-25T16:26:03Z">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@julio.pan@salesforce.com Please can you confirm if we delete "O cálculo destas horas adicionais seguirá os preços de tabela do contrato guarda-chuva celebrado 16/11/2023"it is ok to move? Thanks</w:t>
      </w:r>
    </w:p>
  </w:comment>
  <w:comment w:author="Julio Pan" w:id="4" w:date="2024-09-25T18:14:46Z">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Thanks a lot @psaldanha@salesforce.com! That's right, good to go without that!</w:t>
      </w:r>
    </w:p>
  </w:comment>
  <w:comment w:author="Fernanda de Souza" w:id="5" w:date="2024-09-25T18:57:02Z">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SFDC Commercial Legal: Thanks, @psaldanha@salesforce.com .  Based in our conversation today (September, 25th, 2024), we are fine to exclude the sentence above, since these services are not related to the umbrella agreement.</w:t>
      </w:r>
    </w:p>
  </w:comment>
  <w:comment w:author="Danilo Bologna" w:id="9" w:date="2024-09-25T17:15:29Z">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@psaldanha@salesforce.com</w:t>
      </w:r>
    </w:p>
  </w:comment>
  <w:comment w:author="Danilo Bologna" w:id="6" w:date="2024-09-25T13:33:33Z">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@psaldanha@salesforce.com Preços corrigidos para seguir aquela SPW nova</w:t>
      </w:r>
    </w:p>
  </w:comment>
  <w:comment w:author="Danilo Bologna" w:id="7" w:date="2024-09-25T13:33:33Z">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@psaldanha@salesforce.com Preços corrigidos para seguir aquela SPW nova</w:t>
      </w:r>
    </w:p>
  </w:comment>
  <w:comment w:author="Danilo Bologna" w:id="8" w:date="2024-09-25T13:33:33Z">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@psaldanha@salesforce.com Preços corrigidos para seguir aquela SPW nova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F9" w15:done="0"/>
  <w15:commentEx w15:paraId="000005FA" w15:paraIdParent="000005F9" w15:done="0"/>
  <w15:commentEx w15:paraId="000005FB" w15:paraIdParent="000005F9" w15:done="0"/>
  <w15:commentEx w15:paraId="000005FC" w15:done="0"/>
  <w15:commentEx w15:paraId="000005FD" w15:paraIdParent="000005FC" w15:done="0"/>
  <w15:commentEx w15:paraId="000005FE" w15:paraIdParent="000005FC" w15:done="0"/>
  <w15:commentEx w15:paraId="000005FF" w15:done="0"/>
  <w15:commentEx w15:paraId="00000600" w15:done="0"/>
  <w15:commentEx w15:paraId="00000601" w15:done="0"/>
  <w15:commentEx w15:paraId="0000060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MS Gothic"/>
  <w:font w:name="Verdana"/>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2">
    <w:pPr>
      <w:pBdr>
        <w:top w:space="0" w:sz="0" w:val="nil"/>
        <w:left w:space="0" w:sz="0" w:val="nil"/>
        <w:bottom w:space="0" w:sz="0" w:val="nil"/>
        <w:right w:space="0" w:sz="0" w:val="nil"/>
        <w:between w:space="0" w:sz="0" w:val="nil"/>
      </w:pBdr>
      <w:tabs>
        <w:tab w:val="center" w:leader="none" w:pos="4680"/>
        <w:tab w:val="right" w:leader="none" w:pos="9360"/>
        <w:tab w:val="right" w:leader="none" w:pos="9720"/>
      </w:tabs>
      <w:spacing w:after="0" w:line="240" w:lineRule="auto"/>
      <w:jc w:val="center"/>
      <w:rPr>
        <w:color w:val="000000"/>
      </w:rPr>
    </w:pPr>
    <w:r w:rsidDel="00000000" w:rsidR="00000000" w:rsidRPr="00000000">
      <w:rPr>
        <w:b w:val="1"/>
        <w:color w:val="000000"/>
        <w:sz w:val="16"/>
        <w:szCs w:val="16"/>
        <w:rtl w:val="0"/>
      </w:rPr>
      <w:t xml:space="preserve">Página </w:t>
    </w:r>
    <w:r w:rsidDel="00000000" w:rsidR="00000000" w:rsidRPr="00000000">
      <w:rPr>
        <w:b w:val="1"/>
        <w:color w:val="000000"/>
        <w:sz w:val="16"/>
        <w:szCs w:val="16"/>
      </w:rPr>
      <w:fldChar w:fldCharType="begin"/>
      <w:instrText xml:space="preserve">PAGE</w:instrText>
      <w:fldChar w:fldCharType="separate"/>
      <w:fldChar w:fldCharType="end"/>
    </w:r>
    <w:r w:rsidDel="00000000" w:rsidR="00000000" w:rsidRPr="00000000">
      <w:rPr>
        <w:b w:val="1"/>
        <w:color w:val="000000"/>
        <w:sz w:val="16"/>
        <w:szCs w:val="16"/>
        <w:rtl w:val="0"/>
      </w:rPr>
      <w:t xml:space="preserve"> de </w:t>
    </w:r>
    <w:r w:rsidDel="00000000" w:rsidR="00000000" w:rsidRPr="00000000">
      <w:rPr>
        <w:b w:val="1"/>
        <w:color w:val="000000"/>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5F3">
    <w:pPr>
      <w:pBdr>
        <w:top w:space="0" w:sz="0" w:val="nil"/>
        <w:left w:space="0" w:sz="0" w:val="nil"/>
        <w:bottom w:space="0" w:sz="0" w:val="nil"/>
        <w:right w:space="0" w:sz="0" w:val="nil"/>
        <w:between w:space="0" w:sz="0" w:val="nil"/>
      </w:pBdr>
      <w:tabs>
        <w:tab w:val="center" w:leader="none" w:pos="4680"/>
        <w:tab w:val="right" w:leader="none" w:pos="9360"/>
        <w:tab w:val="right" w:leader="none" w:pos="9720"/>
      </w:tabs>
      <w:spacing w:after="0" w:line="240" w:lineRule="auto"/>
      <w:rPr>
        <w:b w:val="1"/>
        <w:color w:val="ff0000"/>
        <w:sz w:val="12"/>
        <w:szCs w:val="12"/>
      </w:rPr>
    </w:pPr>
    <w:r w:rsidDel="00000000" w:rsidR="00000000" w:rsidRPr="00000000">
      <w:rPr>
        <w:rtl w:val="0"/>
      </w:rPr>
    </w:r>
  </w:p>
  <w:p w:rsidR="00000000" w:rsidDel="00000000" w:rsidP="00000000" w:rsidRDefault="00000000" w:rsidRPr="00000000" w14:paraId="000005F4">
    <w:pPr>
      <w:pBdr>
        <w:top w:space="0" w:sz="0" w:val="nil"/>
        <w:left w:space="0" w:sz="0" w:val="nil"/>
        <w:bottom w:space="0" w:sz="0" w:val="nil"/>
        <w:right w:space="0" w:sz="0" w:val="nil"/>
        <w:between w:space="0" w:sz="0" w:val="nil"/>
      </w:pBdr>
      <w:tabs>
        <w:tab w:val="center" w:leader="none" w:pos="4680"/>
        <w:tab w:val="right" w:leader="none" w:pos="9360"/>
        <w:tab w:val="right" w:leader="none" w:pos="10440"/>
      </w:tabs>
      <w:spacing w:after="0" w:line="240" w:lineRule="auto"/>
      <w:ind w:right="26"/>
      <w:rPr>
        <w:color w:val="000000"/>
      </w:rPr>
    </w:pPr>
    <w:r w:rsidDel="00000000" w:rsidR="00000000" w:rsidRPr="00000000">
      <w:rPr>
        <w:b w:val="1"/>
        <w:color w:val="ff0000"/>
        <w:sz w:val="12"/>
        <w:szCs w:val="12"/>
        <w:rtl w:val="0"/>
      </w:rPr>
      <w:t xml:space="preserve">Aviso de Confidencialidade.</w:t>
    </w:r>
    <w:r w:rsidDel="00000000" w:rsidR="00000000" w:rsidRPr="00000000">
      <w:rPr>
        <w:color w:val="ff0000"/>
        <w:sz w:val="12"/>
        <w:szCs w:val="12"/>
        <w:rtl w:val="0"/>
      </w:rPr>
      <w:t xml:space="preserve"> </w:t>
    </w:r>
    <w:r w:rsidDel="00000000" w:rsidR="00000000" w:rsidRPr="00000000">
      <w:rPr>
        <w:b w:val="1"/>
        <w:color w:val="ff0000"/>
        <w:sz w:val="12"/>
        <w:szCs w:val="12"/>
        <w:rtl w:val="0"/>
      </w:rPr>
      <w:t xml:space="preserve"> </w:t>
    </w:r>
    <w:r w:rsidDel="00000000" w:rsidR="00000000" w:rsidRPr="00000000">
      <w:rPr>
        <w:color w:val="000000"/>
        <w:sz w:val="12"/>
        <w:szCs w:val="12"/>
        <w:rtl w:val="0"/>
      </w:rPr>
      <w:t xml:space="preserve">Este documento é da Salesfor</w:t>
    </w:r>
    <w:r w:rsidDel="00000000" w:rsidR="00000000" w:rsidRPr="00000000">
      <w:rPr>
        <w:sz w:val="12"/>
        <w:szCs w:val="12"/>
        <w:rtl w:val="0"/>
      </w:rPr>
      <w:t xml:space="preserve">ce.com</w:t>
    </w:r>
    <w:r w:rsidDel="00000000" w:rsidR="00000000" w:rsidRPr="00000000">
      <w:rPr>
        <w:color w:val="000000"/>
        <w:sz w:val="12"/>
        <w:szCs w:val="12"/>
        <w:rtl w:val="0"/>
      </w:rPr>
      <w:t xml:space="preserve">. Informação Privilegiada e Confidencial. Nem este documento nem seu conteúdo podem ser revelados ou divulgados a pessoas não autorizadas ou enviados para fora da instituição acima mencionada sem a permissão prévia da Salesforce</w:t>
    </w:r>
    <w:r w:rsidDel="00000000" w:rsidR="00000000" w:rsidRPr="00000000">
      <w:rPr>
        <w:sz w:val="12"/>
        <w:szCs w:val="12"/>
        <w:rtl w:val="0"/>
      </w:rPr>
      <w:t xml:space="preserve">.com</w:t>
    </w:r>
    <w:r w:rsidDel="00000000" w:rsidR="00000000" w:rsidRPr="00000000">
      <w:rPr>
        <w:color w:val="000000"/>
        <w:sz w:val="12"/>
        <w:szCs w:val="12"/>
        <w:rtl w:val="0"/>
      </w:rPr>
      <w:t xml:space="preserve">.</w:t>
    </w:r>
    <w:r w:rsidDel="00000000" w:rsidR="00000000" w:rsidRPr="00000000">
      <w:rPr>
        <w:b w:val="1"/>
        <w:color w:val="ff0000"/>
        <w:sz w:val="12"/>
        <w:szCs w:val="12"/>
        <w:rtl w:val="0"/>
      </w:rPr>
      <w:t xml:space="preserve"> </w:t>
    </w:r>
    <w:r w:rsidDel="00000000" w:rsidR="00000000" w:rsidRPr="00000000">
      <w:rPr>
        <w:color w:val="ff0000"/>
        <w:sz w:val="12"/>
        <w:szCs w:val="12"/>
        <w:rtl w:val="0"/>
      </w:rPr>
      <w:tab/>
    </w:r>
    <w:r w:rsidDel="00000000" w:rsidR="00000000" w:rsidRPr="00000000">
      <w:rPr>
        <w:color w:val="000000"/>
        <w:sz w:val="12"/>
        <w:szCs w:val="12"/>
        <w:rtl w:val="0"/>
      </w:rPr>
      <w:t xml:space="preserve">© 2015-2022 Salesforce</w:t>
    </w:r>
    <w:r w:rsidDel="00000000" w:rsidR="00000000" w:rsidRPr="00000000">
      <w:rPr>
        <w:sz w:val="12"/>
        <w:szCs w:val="12"/>
        <w:rtl w:val="0"/>
      </w:rPr>
      <w:t xml:space="preserve"> Inc.</w:t>
    </w:r>
    <w:r w:rsidDel="00000000" w:rsidR="00000000" w:rsidRPr="00000000">
      <w:rPr>
        <w:color w:val="000000"/>
        <w:sz w:val="12"/>
        <w:szCs w:val="12"/>
        <w:rtl w:val="0"/>
      </w:rPr>
      <w:t xml:space="preserve">. Todos os direitos reservados</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5">
    <w:pPr>
      <w:pBdr>
        <w:top w:space="0" w:sz="0" w:val="nil"/>
        <w:left w:space="0" w:sz="0" w:val="nil"/>
        <w:bottom w:space="0" w:sz="0" w:val="nil"/>
        <w:right w:space="0" w:sz="0" w:val="nil"/>
        <w:between w:space="0" w:sz="0" w:val="nil"/>
      </w:pBdr>
      <w:tabs>
        <w:tab w:val="center" w:leader="none" w:pos="4680"/>
        <w:tab w:val="right" w:leader="none" w:pos="9360"/>
        <w:tab w:val="right" w:leader="none" w:pos="9720"/>
      </w:tabs>
      <w:spacing w:after="0" w:line="240" w:lineRule="auto"/>
      <w:jc w:val="center"/>
      <w:rPr>
        <w:color w:val="000000"/>
      </w:rPr>
    </w:pPr>
    <w:r w:rsidDel="00000000" w:rsidR="00000000" w:rsidRPr="00000000">
      <w:rPr>
        <w:b w:val="1"/>
        <w:color w:val="000000"/>
        <w:sz w:val="16"/>
        <w:szCs w:val="16"/>
        <w:rtl w:val="0"/>
      </w:rPr>
      <w:t xml:space="preserve">Página </w:t>
    </w:r>
    <w:r w:rsidDel="00000000" w:rsidR="00000000" w:rsidRPr="00000000">
      <w:rPr>
        <w:b w:val="1"/>
        <w:color w:val="000000"/>
        <w:sz w:val="16"/>
        <w:szCs w:val="16"/>
      </w:rPr>
      <w:fldChar w:fldCharType="begin"/>
      <w:instrText xml:space="preserve">PAGE</w:instrText>
      <w:fldChar w:fldCharType="separate"/>
      <w:fldChar w:fldCharType="end"/>
    </w:r>
    <w:r w:rsidDel="00000000" w:rsidR="00000000" w:rsidRPr="00000000">
      <w:rPr>
        <w:b w:val="1"/>
        <w:color w:val="000000"/>
        <w:sz w:val="16"/>
        <w:szCs w:val="16"/>
        <w:rtl w:val="0"/>
      </w:rPr>
      <w:t xml:space="preserve"> de </w:t>
    </w:r>
    <w:r w:rsidDel="00000000" w:rsidR="00000000" w:rsidRPr="00000000">
      <w:rPr>
        <w:b w:val="1"/>
        <w:color w:val="000000"/>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5F6">
    <w:pPr>
      <w:pBdr>
        <w:top w:space="0" w:sz="0" w:val="nil"/>
        <w:left w:space="0" w:sz="0" w:val="nil"/>
        <w:bottom w:space="0" w:sz="0" w:val="nil"/>
        <w:right w:space="0" w:sz="0" w:val="nil"/>
        <w:between w:space="0" w:sz="0" w:val="nil"/>
      </w:pBdr>
      <w:tabs>
        <w:tab w:val="center" w:leader="none" w:pos="4680"/>
        <w:tab w:val="right" w:leader="none" w:pos="9360"/>
        <w:tab w:val="right" w:leader="none" w:pos="9720"/>
      </w:tabs>
      <w:spacing w:after="0" w:line="240" w:lineRule="auto"/>
      <w:rPr>
        <w:b w:val="1"/>
        <w:color w:val="ff0000"/>
        <w:sz w:val="12"/>
        <w:szCs w:val="12"/>
      </w:rPr>
    </w:pPr>
    <w:r w:rsidDel="00000000" w:rsidR="00000000" w:rsidRPr="00000000">
      <w:rPr>
        <w:rtl w:val="0"/>
      </w:rPr>
    </w:r>
  </w:p>
  <w:p w:rsidR="00000000" w:rsidDel="00000000" w:rsidP="00000000" w:rsidRDefault="00000000" w:rsidRPr="00000000" w14:paraId="000005F7">
    <w:pPr>
      <w:pBdr>
        <w:top w:space="0" w:sz="0" w:val="nil"/>
        <w:left w:space="0" w:sz="0" w:val="nil"/>
        <w:bottom w:space="0" w:sz="0" w:val="nil"/>
        <w:right w:space="0" w:sz="0" w:val="nil"/>
        <w:between w:space="0" w:sz="0" w:val="nil"/>
      </w:pBdr>
      <w:tabs>
        <w:tab w:val="center" w:leader="none" w:pos="4680"/>
        <w:tab w:val="right" w:leader="none" w:pos="9360"/>
        <w:tab w:val="right" w:leader="none" w:pos="10440"/>
      </w:tabs>
      <w:spacing w:after="0" w:line="240" w:lineRule="auto"/>
      <w:ind w:right="26"/>
      <w:rPr>
        <w:b w:val="1"/>
        <w:color w:val="000000"/>
      </w:rPr>
    </w:pPr>
    <w:r w:rsidDel="00000000" w:rsidR="00000000" w:rsidRPr="00000000">
      <w:rPr>
        <w:b w:val="1"/>
        <w:color w:val="ff0000"/>
        <w:sz w:val="12"/>
        <w:szCs w:val="12"/>
        <w:rtl w:val="0"/>
      </w:rPr>
      <w:t xml:space="preserve">Aviso de Confidencialidade.</w:t>
    </w:r>
    <w:r w:rsidDel="00000000" w:rsidR="00000000" w:rsidRPr="00000000">
      <w:rPr>
        <w:color w:val="ff0000"/>
        <w:sz w:val="12"/>
        <w:szCs w:val="12"/>
        <w:rtl w:val="0"/>
      </w:rPr>
      <w:t xml:space="preserve"> </w:t>
    </w:r>
    <w:r w:rsidDel="00000000" w:rsidR="00000000" w:rsidRPr="00000000">
      <w:rPr>
        <w:b w:val="1"/>
        <w:color w:val="ff0000"/>
        <w:sz w:val="12"/>
        <w:szCs w:val="12"/>
        <w:rtl w:val="0"/>
      </w:rPr>
      <w:t xml:space="preserve"> </w:t>
    </w:r>
    <w:r w:rsidDel="00000000" w:rsidR="00000000" w:rsidRPr="00000000">
      <w:rPr>
        <w:color w:val="000000"/>
        <w:sz w:val="12"/>
        <w:szCs w:val="12"/>
        <w:rtl w:val="0"/>
      </w:rPr>
      <w:t xml:space="preserve">Este documento é da Salesforce, Inc. Informação Privilegiada e Confidencial. Nem este documento nem seu conteúdo podem ser revelados ou divulgados a pessoas não autorizadas ou enviados para fora da instituição acima mencionada sem a permissão prévia da Salesforce, Inc.</w:t>
    </w:r>
    <w:r w:rsidDel="00000000" w:rsidR="00000000" w:rsidRPr="00000000">
      <w:rPr>
        <w:b w:val="1"/>
        <w:color w:val="ff0000"/>
        <w:sz w:val="12"/>
        <w:szCs w:val="12"/>
        <w:rtl w:val="0"/>
      </w:rPr>
      <w:t xml:space="preserve"> </w:t>
    </w:r>
    <w:r w:rsidDel="00000000" w:rsidR="00000000" w:rsidRPr="00000000">
      <w:rPr>
        <w:color w:val="ff0000"/>
        <w:sz w:val="12"/>
        <w:szCs w:val="12"/>
        <w:rtl w:val="0"/>
      </w:rPr>
      <w:tab/>
    </w:r>
    <w:r w:rsidDel="00000000" w:rsidR="00000000" w:rsidRPr="00000000">
      <w:rPr>
        <w:color w:val="000000"/>
        <w:sz w:val="12"/>
        <w:szCs w:val="12"/>
        <w:rtl w:val="0"/>
      </w:rPr>
      <w:t xml:space="preserve">© 2015-2022 Salesforce, Inc. Todos os direitos reservados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F">
    <w:pPr>
      <w:spacing w:after="0" w:line="240" w:lineRule="auto"/>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0">
    <w:pPr>
      <w:spacing w:after="0" w:line="240" w:lineRule="auto"/>
      <w:jc w:val="center"/>
      <w:rPr>
        <w:b w:val="1"/>
        <w:sz w:val="32"/>
        <w:szCs w:val="32"/>
      </w:rPr>
    </w:pPr>
    <w:r w:rsidDel="00000000" w:rsidR="00000000" w:rsidRPr="00000000">
      <w:rPr>
        <w:b w:val="1"/>
        <w:sz w:val="32"/>
        <w:szCs w:val="32"/>
        <w:rtl w:val="0"/>
      </w:rPr>
      <w:t xml:space="preserve">Serviços de Implementação</w:t>
    </w:r>
    <w:r w:rsidDel="00000000" w:rsidR="00000000" w:rsidRPr="00000000">
      <w:drawing>
        <wp:anchor allowOverlap="1" behindDoc="0" distB="0" distT="0" distL="114300" distR="114300" hidden="0" layoutInCell="1" locked="0" relativeHeight="0" simplePos="0">
          <wp:simplePos x="0" y="0"/>
          <wp:positionH relativeFrom="column">
            <wp:posOffset>4713605</wp:posOffset>
          </wp:positionH>
          <wp:positionV relativeFrom="paragraph">
            <wp:posOffset>-11422</wp:posOffset>
          </wp:positionV>
          <wp:extent cx="1649730" cy="350567"/>
          <wp:effectExtent b="0" l="0" r="0" t="0"/>
          <wp:wrapNone/>
          <wp:docPr descr="https://lh5.googleusercontent.com/4RvkrcjYhbVxf8g60qnFFZe9OPAN-S4FeGroP4DG8jPvnuTEQAm_WEmS4sWjFuR6nCpeH7vWBqG6B4DYVKfg9eBX6dnHz6efwNr_ZYaqWmORasJu3iKVG2s3RARQLQHB1Xvg0PnE6_I" id="34" name="image7.png"/>
          <a:graphic>
            <a:graphicData uri="http://schemas.openxmlformats.org/drawingml/2006/picture">
              <pic:pic>
                <pic:nvPicPr>
                  <pic:cNvPr descr="https://lh5.googleusercontent.com/4RvkrcjYhbVxf8g60qnFFZe9OPAN-S4FeGroP4DG8jPvnuTEQAm_WEmS4sWjFuR6nCpeH7vWBqG6B4DYVKfg9eBX6dnHz6efwNr_ZYaqWmORasJu3iKVG2s3RARQLQHB1Xvg0PnE6_I" id="0" name="image7.png"/>
                  <pic:cNvPicPr preferRelativeResize="0"/>
                </pic:nvPicPr>
                <pic:blipFill>
                  <a:blip r:embed="rId1"/>
                  <a:srcRect b="0" l="0" r="0" t="0"/>
                  <a:stretch>
                    <a:fillRect/>
                  </a:stretch>
                </pic:blipFill>
                <pic:spPr>
                  <a:xfrm>
                    <a:off x="0" y="0"/>
                    <a:ext cx="1649730" cy="350567"/>
                  </a:xfrm>
                  <a:prstGeom prst="rect"/>
                  <a:ln/>
                </pic:spPr>
              </pic:pic>
            </a:graphicData>
          </a:graphic>
        </wp:anchor>
      </w:drawing>
    </w:r>
  </w:p>
  <w:p w:rsidR="00000000" w:rsidDel="00000000" w:rsidP="00000000" w:rsidRDefault="00000000" w:rsidRPr="00000000" w14:paraId="000005F1">
    <w:pPr>
      <w:spacing w:line="240" w:lineRule="auto"/>
      <w:jc w:val="center"/>
      <w:rPr>
        <w:b w:val="1"/>
        <w:sz w:val="32"/>
        <w:szCs w:val="32"/>
      </w:rPr>
    </w:pPr>
    <w:r w:rsidDel="00000000" w:rsidR="00000000" w:rsidRPr="00000000">
      <w:rPr>
        <w:b w:val="1"/>
        <w:sz w:val="32"/>
        <w:szCs w:val="32"/>
        <w:rtl w:val="0"/>
      </w:rPr>
      <w:t xml:space="preserve">Descritivo de Serviços (SOW)</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86" w:hanging="360.0000000000001"/>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5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Noto Sans" w:cs="Noto Sans" w:eastAsia="Noto Sans" w:hAnsi="Noto San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95" w:hanging="360"/>
      </w:pPr>
      <w:rPr>
        <w:rFonts w:ascii="Noto Sans" w:cs="Noto Sans" w:eastAsia="Noto Sans" w:hAnsi="Noto Sans"/>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w:cs="Noto Sans" w:eastAsia="Noto Sans" w:hAnsi="Noto Sans"/>
      </w:rPr>
    </w:lvl>
    <w:lvl w:ilvl="3">
      <w:start w:val="1"/>
      <w:numFmt w:val="bullet"/>
      <w:lvlText w:val="●"/>
      <w:lvlJc w:val="left"/>
      <w:pPr>
        <w:ind w:left="2955" w:hanging="360"/>
      </w:pPr>
      <w:rPr>
        <w:rFonts w:ascii="Noto Sans" w:cs="Noto Sans" w:eastAsia="Noto Sans" w:hAnsi="Noto San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w:cs="Noto Sans" w:eastAsia="Noto Sans" w:hAnsi="Noto Sans"/>
      </w:rPr>
    </w:lvl>
    <w:lvl w:ilvl="6">
      <w:start w:val="1"/>
      <w:numFmt w:val="bullet"/>
      <w:lvlText w:val="●"/>
      <w:lvlJc w:val="left"/>
      <w:pPr>
        <w:ind w:left="5115" w:hanging="360"/>
      </w:pPr>
      <w:rPr>
        <w:rFonts w:ascii="Noto Sans" w:cs="Noto Sans" w:eastAsia="Noto Sans" w:hAnsi="Noto San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w:cs="Noto Sans" w:eastAsia="Noto Sans" w:hAnsi="Noto Sans"/>
      </w:rPr>
    </w:lvl>
  </w:abstractNum>
  <w:abstractNum w:abstractNumId="10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432" w:hanging="432"/>
      </w:pPr>
      <w:rPr>
        <w:b w:val="1"/>
        <w:i w:val="0"/>
        <w:smallCaps w:val="0"/>
        <w:strike w:val="0"/>
        <w:u w:val="none"/>
        <w:vertAlign w:val="baseline"/>
      </w:rPr>
    </w:lvl>
    <w:lvl w:ilvl="1">
      <w:start w:val="1"/>
      <w:numFmt w:val="decimal"/>
      <w:lvlText w:val="%1.%2"/>
      <w:lvlJc w:val="left"/>
      <w:pPr>
        <w:ind w:left="1026" w:hanging="576"/>
      </w:pPr>
      <w:rPr>
        <w:b w:val="1"/>
      </w:rPr>
    </w:lvl>
    <w:lvl w:ilvl="2">
      <w:start w:val="1"/>
      <w:numFmt w:val="decimal"/>
      <w:lvlText w:val="%1.%2.%3"/>
      <w:lvlJc w:val="left"/>
      <w:pPr>
        <w:ind w:left="720" w:hanging="720"/>
      </w:pPr>
      <w:rPr/>
    </w:lvl>
    <w:lvl w:ilvl="3">
      <w:start w:val="1"/>
      <w:numFmt w:val="decimal"/>
      <w:lvlText w:val="%1.%2.%3.%4"/>
      <w:lvlJc w:val="left"/>
      <w:pPr>
        <w:ind w:left="864" w:hanging="864"/>
      </w:pPr>
      <w:rPr>
        <w:color w:val="000000"/>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4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Noto Sans" w:cs="Noto Sans" w:eastAsia="Noto Sans" w:hAnsi="Noto San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Noto Sans" w:cs="Noto Sans" w:eastAsia="Noto Sans" w:hAnsi="Noto San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pt-BR"/>
      </w:rPr>
    </w:rPrDefault>
    <w:pPrDefault>
      <w:pPr>
        <w:spacing w:after="12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000000" w:space="1" w:sz="4" w:val="single"/>
      </w:pBdr>
      <w:spacing w:before="576" w:lineRule="auto"/>
      <w:ind w:left="720" w:hanging="360"/>
    </w:pPr>
    <w:rPr>
      <w:b w:val="1"/>
      <w:color w:val="00a1e0"/>
      <w:sz w:val="28"/>
      <w:szCs w:val="28"/>
    </w:rPr>
  </w:style>
  <w:style w:type="paragraph" w:styleId="Heading2">
    <w:name w:val="heading 2"/>
    <w:basedOn w:val="Normal"/>
    <w:next w:val="Normal"/>
    <w:pPr>
      <w:keepNext w:val="1"/>
      <w:keepLines w:val="1"/>
      <w:spacing w:after="0" w:before="240" w:line="240" w:lineRule="auto"/>
      <w:ind w:left="1440" w:hanging="360"/>
    </w:pPr>
    <w:rPr>
      <w:b w:val="1"/>
      <w:color w:val="0078a7"/>
      <w:sz w:val="22"/>
      <w:szCs w:val="22"/>
    </w:rPr>
  </w:style>
  <w:style w:type="paragraph" w:styleId="Heading3">
    <w:name w:val="heading 3"/>
    <w:basedOn w:val="Normal"/>
    <w:next w:val="Normal"/>
    <w:pPr>
      <w:keepNext w:val="1"/>
      <w:keepLines w:val="1"/>
      <w:spacing w:after="0" w:before="240" w:line="240" w:lineRule="auto"/>
      <w:ind w:left="1440" w:hanging="360"/>
    </w:pPr>
    <w:rPr>
      <w:b w:val="1"/>
      <w:color w:val="000000"/>
      <w:sz w:val="18"/>
      <w:szCs w:val="18"/>
    </w:rPr>
  </w:style>
  <w:style w:type="paragraph" w:styleId="Heading4">
    <w:name w:val="heading 4"/>
    <w:basedOn w:val="Normal"/>
    <w:next w:val="Normal"/>
    <w:pPr>
      <w:keepNext w:val="1"/>
      <w:keepLines w:val="1"/>
      <w:spacing w:after="0" w:before="200" w:line="240" w:lineRule="auto"/>
      <w:ind w:left="2880" w:hanging="360"/>
    </w:pPr>
    <w:rPr>
      <w:b w:val="1"/>
      <w:color w:val="000000"/>
    </w:rPr>
  </w:style>
  <w:style w:type="paragraph" w:styleId="Heading5">
    <w:name w:val="heading 5"/>
    <w:basedOn w:val="Normal"/>
    <w:next w:val="Normal"/>
    <w:pPr>
      <w:keepNext w:val="1"/>
      <w:keepLines w:val="1"/>
      <w:spacing w:after="0" w:before="200" w:line="240" w:lineRule="auto"/>
    </w:pPr>
    <w:rPr>
      <w:b w:val="1"/>
    </w:rPr>
  </w:style>
  <w:style w:type="paragraph" w:styleId="Heading6">
    <w:name w:val="heading 6"/>
    <w:basedOn w:val="Normal"/>
    <w:next w:val="Normal"/>
    <w:pPr>
      <w:keepNext w:val="1"/>
      <w:keepLines w:val="1"/>
      <w:spacing w:before="40" w:lineRule="auto"/>
      <w:ind w:left="4320" w:hanging="360"/>
    </w:pPr>
    <w:rPr>
      <w:rFonts w:ascii="Calibri" w:cs="Calibri" w:eastAsia="Calibri" w:hAnsi="Calibri"/>
      <w:color w:val="00506f"/>
    </w:rPr>
  </w:style>
  <w:style w:type="paragraph" w:styleId="Title">
    <w:name w:val="Title"/>
    <w:basedOn w:val="Normal"/>
    <w:next w:val="Normal"/>
    <w:pPr>
      <w:keepNext w:val="1"/>
      <w:keepLines w:val="1"/>
      <w:spacing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000000" w:space="1" w:sz="4" w:val="single"/>
      </w:pBdr>
      <w:spacing w:before="576" w:lineRule="auto"/>
      <w:ind w:left="720" w:hanging="360"/>
    </w:pPr>
    <w:rPr>
      <w:b w:val="1"/>
      <w:color w:val="00a1e0"/>
      <w:sz w:val="28"/>
      <w:szCs w:val="28"/>
    </w:rPr>
  </w:style>
  <w:style w:type="paragraph" w:styleId="Heading2">
    <w:name w:val="heading 2"/>
    <w:basedOn w:val="Normal"/>
    <w:next w:val="Normal"/>
    <w:pPr>
      <w:keepNext w:val="1"/>
      <w:keepLines w:val="1"/>
      <w:spacing w:after="0" w:before="240" w:line="240" w:lineRule="auto"/>
      <w:ind w:left="1440" w:hanging="360"/>
    </w:pPr>
    <w:rPr>
      <w:b w:val="1"/>
      <w:color w:val="0078a7"/>
      <w:sz w:val="22"/>
      <w:szCs w:val="22"/>
    </w:rPr>
  </w:style>
  <w:style w:type="paragraph" w:styleId="Heading3">
    <w:name w:val="heading 3"/>
    <w:basedOn w:val="Normal"/>
    <w:next w:val="Normal"/>
    <w:pPr>
      <w:keepNext w:val="1"/>
      <w:keepLines w:val="1"/>
      <w:spacing w:after="0" w:before="240" w:line="240" w:lineRule="auto"/>
      <w:ind w:left="1440" w:hanging="360"/>
    </w:pPr>
    <w:rPr>
      <w:b w:val="1"/>
      <w:color w:val="000000"/>
      <w:sz w:val="18"/>
      <w:szCs w:val="18"/>
    </w:rPr>
  </w:style>
  <w:style w:type="paragraph" w:styleId="Heading4">
    <w:name w:val="heading 4"/>
    <w:basedOn w:val="Normal"/>
    <w:next w:val="Normal"/>
    <w:pPr>
      <w:keepNext w:val="1"/>
      <w:keepLines w:val="1"/>
      <w:spacing w:after="0" w:before="200" w:line="240" w:lineRule="auto"/>
      <w:ind w:left="2880" w:hanging="360"/>
    </w:pPr>
    <w:rPr>
      <w:b w:val="1"/>
      <w:color w:val="000000"/>
    </w:rPr>
  </w:style>
  <w:style w:type="paragraph" w:styleId="Heading5">
    <w:name w:val="heading 5"/>
    <w:basedOn w:val="Normal"/>
    <w:next w:val="Normal"/>
    <w:pPr>
      <w:keepNext w:val="1"/>
      <w:keepLines w:val="1"/>
      <w:spacing w:after="0" w:before="200" w:line="240" w:lineRule="auto"/>
    </w:pPr>
    <w:rPr>
      <w:b w:val="1"/>
    </w:rPr>
  </w:style>
  <w:style w:type="paragraph" w:styleId="Heading6">
    <w:name w:val="heading 6"/>
    <w:basedOn w:val="Normal"/>
    <w:next w:val="Normal"/>
    <w:pPr>
      <w:keepNext w:val="1"/>
      <w:keepLines w:val="1"/>
      <w:spacing w:before="40" w:lineRule="auto"/>
      <w:ind w:left="4320" w:hanging="360"/>
    </w:pPr>
    <w:rPr>
      <w:rFonts w:ascii="Calibri" w:cs="Calibri" w:eastAsia="Calibri" w:hAnsi="Calibri"/>
      <w:color w:val="00506f"/>
    </w:rPr>
  </w:style>
  <w:style w:type="paragraph" w:styleId="Title">
    <w:name w:val="Title"/>
    <w:basedOn w:val="Normal"/>
    <w:next w:val="Normal"/>
    <w:pPr>
      <w:keepNext w:val="1"/>
      <w:keepLines w:val="1"/>
      <w:spacing w:before="480" w:lineRule="auto"/>
    </w:pPr>
    <w:rPr>
      <w:b w:val="1"/>
      <w:sz w:val="72"/>
      <w:szCs w:val="72"/>
    </w:rPr>
  </w:style>
  <w:style w:type="paragraph" w:styleId="Normal" w:default="1">
    <w:name w:val="Normal"/>
    <w:aliases w:val="Normal Body Text"/>
    <w:qFormat w:val="1"/>
    <w:rsid w:val="008E50A0"/>
    <w:rPr>
      <w:szCs w:val="20"/>
    </w:rPr>
  </w:style>
  <w:style w:type="paragraph" w:styleId="Heading1">
    <w:name w:val="heading 1"/>
    <w:aliases w:val="Header1,H1"/>
    <w:basedOn w:val="Normal"/>
    <w:next w:val="Normal"/>
    <w:link w:val="Heading1Char"/>
    <w:uiPriority w:val="9"/>
    <w:qFormat w:val="1"/>
    <w:rsid w:val="00A926DA"/>
    <w:pPr>
      <w:keepNext w:val="1"/>
      <w:keepLines w:val="1"/>
      <w:numPr>
        <w:numId w:val="2"/>
      </w:numPr>
      <w:pBdr>
        <w:bottom w:color="auto" w:space="1" w:sz="4" w:val="single"/>
      </w:pBdr>
      <w:spacing w:before="576" w:beforeLines="240"/>
      <w:outlineLvl w:val="0"/>
    </w:pPr>
    <w:rPr>
      <w:rFonts w:cstheme="majorBidi" w:eastAsiaTheme="majorEastAsia"/>
      <w:b w:val="1"/>
      <w:color w:val="00a1e0" w:themeColor="accent1"/>
      <w:sz w:val="28"/>
      <w:szCs w:val="32"/>
    </w:rPr>
  </w:style>
  <w:style w:type="paragraph" w:styleId="Heading2">
    <w:name w:val="heading 2"/>
    <w:aliases w:val="Header2,H2,h2,A,Header 2,l2,Level 2 Head,heading 2,lBody Text + Not Bold,G- Heading 2,Heading 21,h2w"/>
    <w:basedOn w:val="Normal"/>
    <w:next w:val="Normal"/>
    <w:link w:val="Heading2Char"/>
    <w:uiPriority w:val="9"/>
    <w:unhideWhenUsed w:val="1"/>
    <w:qFormat w:val="1"/>
    <w:rsid w:val="004B61B2"/>
    <w:pPr>
      <w:keepNext w:val="1"/>
      <w:keepLines w:val="1"/>
      <w:numPr>
        <w:ilvl w:val="1"/>
        <w:numId w:val="2"/>
      </w:numPr>
      <w:spacing w:after="0" w:before="240" w:line="240" w:lineRule="auto"/>
      <w:outlineLvl w:val="1"/>
    </w:pPr>
    <w:rPr>
      <w:rFonts w:cstheme="majorBidi" w:eastAsiaTheme="majorEastAsia"/>
      <w:b w:val="1"/>
      <w:color w:val="0078a7" w:themeColor="accent1" w:themeShade="0000BF"/>
      <w:sz w:val="22"/>
      <w:szCs w:val="26"/>
    </w:rPr>
  </w:style>
  <w:style w:type="paragraph" w:styleId="Heading3">
    <w:name w:val="heading 3"/>
    <w:aliases w:val="Header3,Level 3"/>
    <w:basedOn w:val="Heading2"/>
    <w:next w:val="Normal"/>
    <w:link w:val="Heading3Char"/>
    <w:uiPriority w:val="9"/>
    <w:unhideWhenUsed w:val="1"/>
    <w:qFormat w:val="1"/>
    <w:rsid w:val="00A926DA"/>
    <w:pPr>
      <w:numPr>
        <w:ilvl w:val="2"/>
      </w:numPr>
      <w:outlineLvl w:val="2"/>
    </w:pPr>
    <w:rPr>
      <w:color w:val="000000" w:themeColor="text1"/>
      <w:sz w:val="18"/>
      <w:szCs w:val="20"/>
    </w:rPr>
  </w:style>
  <w:style w:type="paragraph" w:styleId="Heading4">
    <w:name w:val="heading 4"/>
    <w:aliases w:val="Header4,H4,G- Heading 4"/>
    <w:basedOn w:val="Normal"/>
    <w:next w:val="Normal"/>
    <w:link w:val="Heading4Char"/>
    <w:uiPriority w:val="9"/>
    <w:unhideWhenUsed w:val="1"/>
    <w:qFormat w:val="1"/>
    <w:rsid w:val="005E63B6"/>
    <w:pPr>
      <w:keepNext w:val="1"/>
      <w:keepLines w:val="1"/>
      <w:numPr>
        <w:ilvl w:val="3"/>
        <w:numId w:val="2"/>
      </w:numPr>
      <w:spacing w:after="0" w:before="200" w:line="240" w:lineRule="auto"/>
      <w:outlineLvl w:val="3"/>
    </w:pPr>
    <w:rPr>
      <w:rFonts w:cstheme="majorBidi" w:eastAsiaTheme="majorEastAsia"/>
      <w:b w:val="1"/>
      <w:iCs w:val="1"/>
      <w:color w:val="000000" w:themeColor="text1"/>
      <w:szCs w:val="22"/>
    </w:rPr>
  </w:style>
  <w:style w:type="paragraph" w:styleId="Heading5">
    <w:name w:val="heading 5"/>
    <w:aliases w:val="Header5"/>
    <w:basedOn w:val="Normal"/>
    <w:next w:val="Normal"/>
    <w:link w:val="Heading5Char"/>
    <w:uiPriority w:val="9"/>
    <w:unhideWhenUsed w:val="1"/>
    <w:qFormat w:val="1"/>
    <w:rsid w:val="008A2519"/>
    <w:pPr>
      <w:keepNext w:val="1"/>
      <w:keepLines w:val="1"/>
      <w:spacing w:after="0" w:before="200" w:line="240" w:lineRule="auto"/>
      <w:outlineLvl w:val="4"/>
    </w:pPr>
    <w:rPr>
      <w:rFonts w:cstheme="majorBidi" w:eastAsiaTheme="majorEastAsia"/>
      <w:b w:val="1"/>
    </w:rPr>
  </w:style>
  <w:style w:type="paragraph" w:styleId="Heading6">
    <w:name w:val="heading 6"/>
    <w:basedOn w:val="Normal"/>
    <w:next w:val="Normal"/>
    <w:link w:val="Heading6Char"/>
    <w:uiPriority w:val="9"/>
    <w:semiHidden w:val="1"/>
    <w:unhideWhenUsed w:val="1"/>
    <w:qFormat w:val="1"/>
    <w:rsid w:val="00A326D6"/>
    <w:pPr>
      <w:keepNext w:val="1"/>
      <w:keepLines w:val="1"/>
      <w:numPr>
        <w:ilvl w:val="5"/>
        <w:numId w:val="2"/>
      </w:numPr>
      <w:spacing w:before="40"/>
      <w:outlineLvl w:val="5"/>
    </w:pPr>
    <w:rPr>
      <w:rFonts w:asciiTheme="majorHAnsi" w:cstheme="majorBidi" w:eastAsiaTheme="majorEastAsia" w:hAnsiTheme="majorHAnsi"/>
      <w:color w:val="004f6f" w:themeColor="accent1" w:themeShade="00007F"/>
    </w:rPr>
  </w:style>
  <w:style w:type="paragraph" w:styleId="Heading7">
    <w:name w:val="heading 7"/>
    <w:basedOn w:val="Normal"/>
    <w:next w:val="Normal"/>
    <w:link w:val="Heading7Char"/>
    <w:uiPriority w:val="9"/>
    <w:semiHidden w:val="1"/>
    <w:unhideWhenUsed w:val="1"/>
    <w:qFormat w:val="1"/>
    <w:rsid w:val="00A326D6"/>
    <w:pPr>
      <w:keepNext w:val="1"/>
      <w:keepLines w:val="1"/>
      <w:numPr>
        <w:ilvl w:val="6"/>
        <w:numId w:val="2"/>
      </w:numPr>
      <w:spacing w:before="40"/>
      <w:outlineLvl w:val="6"/>
    </w:pPr>
    <w:rPr>
      <w:rFonts w:asciiTheme="majorHAnsi" w:cstheme="majorBidi" w:eastAsiaTheme="majorEastAsia" w:hAnsiTheme="majorHAnsi"/>
      <w:i w:val="1"/>
      <w:iCs w:val="1"/>
      <w:color w:val="004f6f" w:themeColor="accent1" w:themeShade="00007F"/>
    </w:rPr>
  </w:style>
  <w:style w:type="paragraph" w:styleId="Heading8">
    <w:name w:val="heading 8"/>
    <w:basedOn w:val="Normal"/>
    <w:next w:val="Normal"/>
    <w:link w:val="Heading8Char"/>
    <w:uiPriority w:val="9"/>
    <w:semiHidden w:val="1"/>
    <w:unhideWhenUsed w:val="1"/>
    <w:qFormat w:val="1"/>
    <w:rsid w:val="00A326D6"/>
    <w:pPr>
      <w:keepNext w:val="1"/>
      <w:keepLines w:val="1"/>
      <w:numPr>
        <w:ilvl w:val="7"/>
        <w:numId w:val="2"/>
      </w:numPr>
      <w:spacing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unhideWhenUsed w:val="1"/>
    <w:rsid w:val="00A326D6"/>
    <w:pPr>
      <w:keepNext w:val="1"/>
      <w:keepLines w:val="1"/>
      <w:numPr>
        <w:ilvl w:val="8"/>
        <w:numId w:val="2"/>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before="480"/>
    </w:pPr>
    <w:rPr>
      <w:b w:val="1"/>
      <w:sz w:val="72"/>
      <w:szCs w:val="72"/>
    </w:rPr>
  </w:style>
  <w:style w:type="character" w:styleId="Heading1Char" w:customStyle="1">
    <w:name w:val="Heading 1 Char"/>
    <w:aliases w:val="Header1 Char,H1 Char"/>
    <w:basedOn w:val="DefaultParagraphFont"/>
    <w:link w:val="Heading1"/>
    <w:uiPriority w:val="9"/>
    <w:rsid w:val="00A926DA"/>
    <w:rPr>
      <w:rFonts w:ascii="Arial" w:hAnsi="Arial" w:cstheme="majorBidi" w:eastAsiaTheme="majorEastAsia"/>
      <w:b w:val="1"/>
      <w:color w:val="00a1e0" w:themeColor="accent1"/>
      <w:sz w:val="28"/>
      <w:szCs w:val="32"/>
      <w:lang w:val="en-US"/>
    </w:rPr>
  </w:style>
  <w:style w:type="character" w:styleId="Heading2Char" w:customStyle="1">
    <w:name w:val="Heading 2 Char"/>
    <w:aliases w:val="Header2 Char,H2 Char,h2 Char,A Char,Header 2 Char,l2 Char,Level 2 Head Char,heading 2 Char,lBody Text + Not Bold Char,G- Heading 2 Char,Heading 21 Char,h2w Char"/>
    <w:basedOn w:val="DefaultParagraphFont"/>
    <w:link w:val="Heading2"/>
    <w:uiPriority w:val="99"/>
    <w:rsid w:val="004B61B2"/>
    <w:rPr>
      <w:rFonts w:ascii="Arial" w:hAnsi="Arial" w:cstheme="majorBidi" w:eastAsiaTheme="majorEastAsia"/>
      <w:b w:val="1"/>
      <w:color w:val="0078a7" w:themeColor="accent1" w:themeShade="0000BF"/>
      <w:szCs w:val="26"/>
      <w:lang w:val="en-US"/>
    </w:rPr>
  </w:style>
  <w:style w:type="character" w:styleId="Heading3Char" w:customStyle="1">
    <w:name w:val="Heading 3 Char"/>
    <w:aliases w:val="Header3 Char,Level 3 Char"/>
    <w:basedOn w:val="DefaultParagraphFont"/>
    <w:link w:val="Heading3"/>
    <w:uiPriority w:val="99"/>
    <w:rsid w:val="00A926DA"/>
    <w:rPr>
      <w:rFonts w:ascii="Arial" w:hAnsi="Arial" w:cstheme="majorBidi" w:eastAsiaTheme="majorEastAsia"/>
      <w:b w:val="1"/>
      <w:color w:val="000000" w:themeColor="text1"/>
      <w:sz w:val="18"/>
      <w:szCs w:val="20"/>
      <w:lang w:val="en-US"/>
    </w:rPr>
  </w:style>
  <w:style w:type="character" w:styleId="Heading4Char" w:customStyle="1">
    <w:name w:val="Heading 4 Char"/>
    <w:aliases w:val="Header4 Char,H4 Char,G- Heading 4 Char"/>
    <w:basedOn w:val="DefaultParagraphFont"/>
    <w:link w:val="Heading4"/>
    <w:uiPriority w:val="9"/>
    <w:rsid w:val="005E63B6"/>
    <w:rPr>
      <w:rFonts w:ascii="Arial" w:hAnsi="Arial" w:cstheme="majorBidi" w:eastAsiaTheme="majorEastAsia"/>
      <w:b w:val="1"/>
      <w:iCs w:val="1"/>
      <w:color w:val="000000" w:themeColor="text1"/>
      <w:sz w:val="20"/>
      <w:lang w:val="en-US"/>
    </w:rPr>
  </w:style>
  <w:style w:type="character" w:styleId="Heading5Char" w:customStyle="1">
    <w:name w:val="Heading 5 Char"/>
    <w:aliases w:val="Header5 Char"/>
    <w:basedOn w:val="DefaultParagraphFont"/>
    <w:link w:val="Heading5"/>
    <w:uiPriority w:val="9"/>
    <w:rsid w:val="008A2519"/>
    <w:rPr>
      <w:rFonts w:ascii="Arial" w:hAnsi="Arial" w:cstheme="majorBidi" w:eastAsiaTheme="majorEastAsia"/>
      <w:b w:val="1"/>
      <w:sz w:val="20"/>
      <w:szCs w:val="20"/>
      <w:lang w:val="en-US"/>
    </w:rPr>
  </w:style>
  <w:style w:type="character" w:styleId="Heading6Char" w:customStyle="1">
    <w:name w:val="Heading 6 Char"/>
    <w:basedOn w:val="DefaultParagraphFont"/>
    <w:link w:val="Heading6"/>
    <w:uiPriority w:val="9"/>
    <w:semiHidden w:val="1"/>
    <w:rsid w:val="00A326D6"/>
    <w:rPr>
      <w:rFonts w:asciiTheme="majorHAnsi" w:cstheme="majorBidi" w:eastAsiaTheme="majorEastAsia" w:hAnsiTheme="majorHAnsi"/>
      <w:color w:val="004f6f" w:themeColor="accent1" w:themeShade="00007F"/>
    </w:rPr>
  </w:style>
  <w:style w:type="character" w:styleId="Heading7Char" w:customStyle="1">
    <w:name w:val="Heading 7 Char"/>
    <w:basedOn w:val="DefaultParagraphFont"/>
    <w:link w:val="Heading7"/>
    <w:uiPriority w:val="9"/>
    <w:semiHidden w:val="1"/>
    <w:rsid w:val="00A326D6"/>
    <w:rPr>
      <w:rFonts w:asciiTheme="majorHAnsi" w:cstheme="majorBidi" w:eastAsiaTheme="majorEastAsia" w:hAnsiTheme="majorHAnsi"/>
      <w:i w:val="1"/>
      <w:iCs w:val="1"/>
      <w:color w:val="004f6f" w:themeColor="accent1" w:themeShade="00007F"/>
    </w:rPr>
  </w:style>
  <w:style w:type="character" w:styleId="Heading8Char" w:customStyle="1">
    <w:name w:val="Heading 8 Char"/>
    <w:basedOn w:val="DefaultParagraphFont"/>
    <w:link w:val="Heading8"/>
    <w:uiPriority w:val="9"/>
    <w:semiHidden w:val="1"/>
    <w:rsid w:val="00A326D6"/>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rsid w:val="00A326D6"/>
    <w:rPr>
      <w:rFonts w:asciiTheme="majorHAnsi" w:cstheme="majorBidi" w:eastAsiaTheme="majorEastAsia" w:hAnsiTheme="majorHAnsi"/>
      <w:i w:val="1"/>
      <w:iCs w:val="1"/>
      <w:color w:val="272727" w:themeColor="text1" w:themeTint="0000D8"/>
      <w:sz w:val="21"/>
      <w:szCs w:val="21"/>
    </w:rPr>
  </w:style>
  <w:style w:type="paragraph" w:styleId="TitleCoverPage" w:customStyle="1">
    <w:name w:val="Title Cover Page"/>
    <w:basedOn w:val="Normal"/>
    <w:next w:val="Normal"/>
    <w:rsid w:val="00AD4771"/>
    <w:rPr>
      <w:sz w:val="48"/>
      <w:szCs w:val="48"/>
    </w:rPr>
  </w:style>
  <w:style w:type="paragraph" w:styleId="Header">
    <w:name w:val="header"/>
    <w:basedOn w:val="Normal"/>
    <w:link w:val="HeaderChar"/>
    <w:uiPriority w:val="99"/>
    <w:unhideWhenUsed w:val="1"/>
    <w:rsid w:val="00D96500"/>
    <w:pPr>
      <w:tabs>
        <w:tab w:val="center" w:pos="4680"/>
        <w:tab w:val="right" w:pos="9360"/>
      </w:tabs>
      <w:spacing w:after="0" w:line="240" w:lineRule="auto"/>
    </w:pPr>
  </w:style>
  <w:style w:type="table" w:styleId="Salesforce" w:customStyle="1">
    <w:name w:val="Salesforce"/>
    <w:basedOn w:val="TableNormal"/>
    <w:uiPriority w:val="99"/>
    <w:rsid w:val="004830B5"/>
    <w:pPr>
      <w:spacing w:after="0" w:line="240" w:lineRule="auto"/>
    </w:pPr>
    <w:rPr>
      <w:sz w:val="20"/>
    </w:rPr>
    <w:tblPr>
      <w:tblStyleRow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CellMar>
        <w:top w:w="113.0" w:type="dxa"/>
        <w:bottom w:w="113.0" w:type="dxa"/>
      </w:tblCellMar>
    </w:tblPr>
    <w:tcPr>
      <w:shd w:color="auto" w:fill="auto" w:val="clear"/>
    </w:tcPr>
    <w:tblStylePr w:type="firstRow">
      <w:rPr>
        <w:color w:val="ffffff" w:themeColor="background1"/>
      </w:rPr>
      <w:tblPr/>
      <w:tcPr>
        <w:shd w:color="auto" w:fill="7c868d" w:themeFill="accent2" w:val="clear"/>
      </w:tcPr>
    </w:tblStylePr>
    <w:tblStylePr w:type="band2Horz">
      <w:tblPr/>
      <w:tcPr>
        <w:shd w:color="auto" w:fill="f2f2f2" w:themeFill="background1" w:themeFillShade="0000F2" w:val="clear"/>
      </w:tcPr>
    </w:tblStylePr>
  </w:style>
  <w:style w:type="paragraph" w:styleId="ListParagraph">
    <w:name w:val="List Paragraph"/>
    <w:aliases w:val="Bullet List"/>
    <w:basedOn w:val="Normal"/>
    <w:rsid w:val="00A9499B"/>
    <w:pPr>
      <w:numPr>
        <w:numId w:val="5"/>
      </w:numPr>
      <w:contextualSpacing w:val="1"/>
    </w:pPr>
  </w:style>
  <w:style w:type="character" w:styleId="PlaceholderText">
    <w:name w:val="Placeholder Text"/>
    <w:basedOn w:val="DefaultParagraphFont"/>
    <w:uiPriority w:val="99"/>
    <w:semiHidden w:val="1"/>
    <w:rsid w:val="00A02F2A"/>
    <w:rPr>
      <w:color w:val="808080"/>
    </w:rPr>
  </w:style>
  <w:style w:type="character" w:styleId="CommentReference">
    <w:name w:val="annotation reference"/>
    <w:basedOn w:val="DefaultParagraphFont"/>
    <w:uiPriority w:val="99"/>
    <w:semiHidden w:val="1"/>
    <w:unhideWhenUsed w:val="1"/>
    <w:rsid w:val="00C47AA6"/>
    <w:rPr>
      <w:sz w:val="16"/>
      <w:szCs w:val="16"/>
    </w:rPr>
  </w:style>
  <w:style w:type="paragraph" w:styleId="CommentText">
    <w:name w:val="annotation text"/>
    <w:basedOn w:val="Normal"/>
    <w:link w:val="CommentTextChar"/>
    <w:uiPriority w:val="99"/>
    <w:unhideWhenUsed w:val="1"/>
    <w:rsid w:val="00C47AA6"/>
    <w:pPr>
      <w:spacing w:line="240" w:lineRule="auto"/>
    </w:pPr>
  </w:style>
  <w:style w:type="character" w:styleId="CommentTextChar" w:customStyle="1">
    <w:name w:val="Comment Text Char"/>
    <w:basedOn w:val="DefaultParagraphFont"/>
    <w:link w:val="CommentText"/>
    <w:uiPriority w:val="99"/>
    <w:rsid w:val="00C47AA6"/>
    <w:rPr>
      <w:rFonts w:ascii="Arial" w:hAnsi="Arial"/>
      <w:sz w:val="20"/>
      <w:szCs w:val="20"/>
    </w:rPr>
  </w:style>
  <w:style w:type="paragraph" w:styleId="CommentSubject">
    <w:name w:val="annotation subject"/>
    <w:basedOn w:val="CommentText"/>
    <w:next w:val="CommentText"/>
    <w:link w:val="CommentSubjectChar"/>
    <w:uiPriority w:val="99"/>
    <w:semiHidden w:val="1"/>
    <w:unhideWhenUsed w:val="1"/>
    <w:rsid w:val="00C47AA6"/>
    <w:rPr>
      <w:b w:val="1"/>
      <w:bCs w:val="1"/>
    </w:rPr>
  </w:style>
  <w:style w:type="character" w:styleId="CommentSubjectChar" w:customStyle="1">
    <w:name w:val="Comment Subject Char"/>
    <w:basedOn w:val="CommentTextChar"/>
    <w:link w:val="CommentSubject"/>
    <w:uiPriority w:val="99"/>
    <w:semiHidden w:val="1"/>
    <w:rsid w:val="00C47AA6"/>
    <w:rPr>
      <w:rFonts w:ascii="Arial" w:hAnsi="Arial"/>
      <w:b w:val="1"/>
      <w:bCs w:val="1"/>
      <w:sz w:val="20"/>
      <w:szCs w:val="20"/>
    </w:rPr>
  </w:style>
  <w:style w:type="paragraph" w:styleId="BalloonText">
    <w:name w:val="Balloon Text"/>
    <w:basedOn w:val="Normal"/>
    <w:link w:val="BalloonTextChar"/>
    <w:semiHidden w:val="1"/>
    <w:unhideWhenUsed w:val="1"/>
    <w:rsid w:val="00C47AA6"/>
    <w:pPr>
      <w:spacing w:line="240" w:lineRule="auto"/>
    </w:pPr>
    <w:rPr>
      <w:rFonts w:ascii="Segoe UI" w:cs="Segoe UI" w:hAnsi="Segoe UI"/>
      <w:szCs w:val="18"/>
    </w:rPr>
  </w:style>
  <w:style w:type="character" w:styleId="BalloonTextChar" w:customStyle="1">
    <w:name w:val="Balloon Text Char"/>
    <w:basedOn w:val="DefaultParagraphFont"/>
    <w:link w:val="BalloonText"/>
    <w:semiHidden w:val="1"/>
    <w:rsid w:val="00C47AA6"/>
    <w:rPr>
      <w:rFonts w:ascii="Segoe UI" w:cs="Segoe UI" w:hAnsi="Segoe UI"/>
      <w:sz w:val="18"/>
      <w:szCs w:val="18"/>
    </w:rPr>
  </w:style>
  <w:style w:type="character" w:styleId="LegalTerm" w:customStyle="1">
    <w:name w:val="Legal Term"/>
    <w:basedOn w:val="DefaultParagraphFont"/>
    <w:uiPriority w:val="1"/>
    <w:qFormat w:val="1"/>
    <w:rsid w:val="00140986"/>
    <w:rPr>
      <w:b w:val="1"/>
    </w:rPr>
  </w:style>
  <w:style w:type="table" w:styleId="TableGrid">
    <w:name w:val="Table Grid"/>
    <w:basedOn w:val="TableNormal"/>
    <w:rsid w:val="00B9356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FDC-CrossReference" w:customStyle="1">
    <w:name w:val="SFDC - Cross Reference"/>
    <w:basedOn w:val="Normal"/>
    <w:next w:val="Normal"/>
    <w:link w:val="SFDC-CrossReferenceChar"/>
    <w:rsid w:val="006549A1"/>
    <w:rPr>
      <w:i w:val="1"/>
    </w:rPr>
  </w:style>
  <w:style w:type="character" w:styleId="SFDC-CrossReferenceChar" w:customStyle="1">
    <w:name w:val="SFDC - Cross Reference Char"/>
    <w:basedOn w:val="DefaultParagraphFont"/>
    <w:link w:val="SFDC-CrossReference"/>
    <w:rsid w:val="006549A1"/>
    <w:rPr>
      <w:rFonts w:ascii="Arial" w:hAnsi="Arial"/>
      <w:i w:val="1"/>
    </w:rPr>
  </w:style>
  <w:style w:type="paragraph" w:styleId="TOCHeading">
    <w:name w:val="TOC Heading"/>
    <w:basedOn w:val="Heading1"/>
    <w:next w:val="Normal"/>
    <w:uiPriority w:val="39"/>
    <w:unhideWhenUsed w:val="1"/>
    <w:rsid w:val="00F75339"/>
    <w:pPr>
      <w:numPr>
        <w:numId w:val="0"/>
      </w:numPr>
      <w:pBdr>
        <w:bottom w:color="auto" w:space="0" w:sz="0" w:val="none"/>
      </w:pBdr>
      <w:spacing w:before="120"/>
      <w:outlineLvl w:val="9"/>
    </w:pPr>
    <w:rPr>
      <w:color w:val="auto"/>
    </w:rPr>
  </w:style>
  <w:style w:type="paragraph" w:styleId="TOC1">
    <w:name w:val="toc 1"/>
    <w:basedOn w:val="Normal"/>
    <w:next w:val="Normal"/>
    <w:autoRedefine w:val="1"/>
    <w:uiPriority w:val="39"/>
    <w:unhideWhenUsed w:val="1"/>
    <w:rsid w:val="008951AC"/>
    <w:pPr>
      <w:tabs>
        <w:tab w:val="left" w:pos="440"/>
        <w:tab w:val="right" w:leader="dot" w:pos="9016"/>
      </w:tabs>
      <w:spacing w:after="0" w:before="200" w:line="240" w:lineRule="auto"/>
    </w:pPr>
    <w:rPr>
      <w:b w:val="1"/>
      <w:noProof w:val="1"/>
      <w:sz w:val="24"/>
    </w:rPr>
  </w:style>
  <w:style w:type="paragraph" w:styleId="TOC2">
    <w:name w:val="toc 2"/>
    <w:basedOn w:val="Normal"/>
    <w:next w:val="Normal"/>
    <w:autoRedefine w:val="1"/>
    <w:uiPriority w:val="39"/>
    <w:unhideWhenUsed w:val="1"/>
    <w:rsid w:val="00E20A81"/>
    <w:pPr>
      <w:tabs>
        <w:tab w:val="left" w:pos="880"/>
        <w:tab w:val="right" w:leader="dot" w:pos="9016"/>
      </w:tabs>
      <w:spacing w:after="0" w:line="240" w:lineRule="auto"/>
      <w:ind w:left="216"/>
    </w:pPr>
    <w:rPr>
      <w:noProof w:val="1"/>
      <w:sz w:val="22"/>
    </w:rPr>
  </w:style>
  <w:style w:type="paragraph" w:styleId="Revision">
    <w:name w:val="Revision"/>
    <w:hidden w:val="1"/>
    <w:uiPriority w:val="99"/>
    <w:semiHidden w:val="1"/>
    <w:rsid w:val="00C66E61"/>
    <w:pPr>
      <w:spacing w:after="0" w:line="240" w:lineRule="auto"/>
    </w:pPr>
  </w:style>
  <w:style w:type="character" w:styleId="FollowedHyperlink">
    <w:name w:val="FollowedHyperlink"/>
    <w:basedOn w:val="DefaultParagraphFont"/>
    <w:uiPriority w:val="99"/>
    <w:semiHidden w:val="1"/>
    <w:unhideWhenUsed w:val="1"/>
    <w:rsid w:val="007054DA"/>
    <w:rPr>
      <w:color w:val="800080"/>
      <w:u w:val="single"/>
    </w:rPr>
  </w:style>
  <w:style w:type="paragraph" w:styleId="BodyText">
    <w:name w:val="Body Text"/>
    <w:basedOn w:val="Normal"/>
    <w:link w:val="BodyTextChar"/>
    <w:rsid w:val="00923784"/>
    <w:pPr>
      <w:spacing w:line="240" w:lineRule="auto"/>
    </w:pPr>
    <w:rPr>
      <w:rFonts w:cs="Helvetica" w:eastAsia="Times New Roman"/>
    </w:rPr>
  </w:style>
  <w:style w:type="character" w:styleId="BodyTextChar" w:customStyle="1">
    <w:name w:val="Body Text Char"/>
    <w:basedOn w:val="DefaultParagraphFont"/>
    <w:link w:val="BodyText"/>
    <w:rsid w:val="00923784"/>
    <w:rPr>
      <w:rFonts w:ascii="Arial" w:cs="Helvetica" w:eastAsia="Times New Roman" w:hAnsi="Arial"/>
      <w:sz w:val="20"/>
      <w:szCs w:val="20"/>
      <w:lang w:val="en-US"/>
    </w:rPr>
  </w:style>
  <w:style w:type="character" w:styleId="PageNumber">
    <w:name w:val="page number"/>
    <w:basedOn w:val="DefaultParagraphFont"/>
    <w:uiPriority w:val="99"/>
    <w:semiHidden w:val="1"/>
    <w:unhideWhenUsed w:val="1"/>
    <w:rsid w:val="00E47D79"/>
  </w:style>
  <w:style w:type="paragraph" w:styleId="BodyText3">
    <w:name w:val="Body Text 3"/>
    <w:basedOn w:val="Normal"/>
    <w:link w:val="BodyText3Char"/>
    <w:uiPriority w:val="99"/>
    <w:semiHidden w:val="1"/>
    <w:unhideWhenUsed w:val="1"/>
    <w:rsid w:val="0069401D"/>
    <w:rPr>
      <w:sz w:val="16"/>
      <w:szCs w:val="16"/>
    </w:rPr>
  </w:style>
  <w:style w:type="character" w:styleId="BodyText3Char" w:customStyle="1">
    <w:name w:val="Body Text 3 Char"/>
    <w:basedOn w:val="DefaultParagraphFont"/>
    <w:link w:val="BodyText3"/>
    <w:uiPriority w:val="99"/>
    <w:semiHidden w:val="1"/>
    <w:rsid w:val="0069401D"/>
    <w:rPr>
      <w:rFonts w:ascii="Arial" w:hAnsi="Arial"/>
      <w:sz w:val="16"/>
      <w:szCs w:val="16"/>
    </w:rPr>
  </w:style>
  <w:style w:type="paragraph" w:styleId="Bullet1" w:customStyle="1">
    <w:name w:val="Bullet1"/>
    <w:basedOn w:val="ListParagraph"/>
    <w:rsid w:val="00FA01FE"/>
    <w:pPr>
      <w:numPr>
        <w:numId w:val="10"/>
      </w:numPr>
      <w:spacing w:after="0" w:line="240" w:lineRule="auto"/>
    </w:pPr>
  </w:style>
  <w:style w:type="paragraph" w:styleId="Bullet2" w:customStyle="1">
    <w:name w:val="Bullet2"/>
    <w:basedOn w:val="ListParagraph"/>
    <w:rsid w:val="00FA01FE"/>
    <w:pPr>
      <w:numPr>
        <w:ilvl w:val="1"/>
        <w:numId w:val="10"/>
      </w:numPr>
      <w:spacing w:after="0" w:line="240" w:lineRule="auto"/>
    </w:pPr>
  </w:style>
  <w:style w:type="paragraph" w:styleId="Bullet3" w:customStyle="1">
    <w:name w:val="Bullet3"/>
    <w:basedOn w:val="ListParagraph"/>
    <w:rsid w:val="00C07E1E"/>
    <w:pPr>
      <w:numPr>
        <w:ilvl w:val="2"/>
        <w:numId w:val="10"/>
      </w:numPr>
      <w:spacing w:after="0" w:line="240" w:lineRule="auto"/>
    </w:pPr>
  </w:style>
  <w:style w:type="paragraph" w:styleId="Bullet4" w:customStyle="1">
    <w:name w:val="Bullet4"/>
    <w:basedOn w:val="ListParagraph"/>
    <w:rsid w:val="008121E5"/>
    <w:pPr>
      <w:numPr>
        <w:ilvl w:val="3"/>
        <w:numId w:val="10"/>
      </w:numPr>
      <w:spacing w:line="240" w:lineRule="auto"/>
    </w:pPr>
  </w:style>
  <w:style w:type="paragraph" w:styleId="TableBody" w:customStyle="1">
    <w:name w:val="Table Body"/>
    <w:basedOn w:val="Normal"/>
    <w:qFormat w:val="1"/>
    <w:rsid w:val="00472DF1"/>
    <w:pPr>
      <w:spacing w:after="60" w:line="240" w:lineRule="auto"/>
      <w:contextualSpacing w:val="1"/>
      <w:jc w:val="left"/>
    </w:pPr>
    <w:rPr>
      <w:sz w:val="16"/>
      <w:szCs w:val="16"/>
      <w:lang w:eastAsia="ja-JP"/>
    </w:rPr>
  </w:style>
  <w:style w:type="paragraph" w:styleId="TableHeader" w:customStyle="1">
    <w:name w:val="Table Header"/>
    <w:basedOn w:val="Normal"/>
    <w:qFormat w:val="1"/>
    <w:rsid w:val="001A58F1"/>
    <w:pPr>
      <w:spacing w:after="0" w:line="240" w:lineRule="auto"/>
      <w:jc w:val="left"/>
    </w:pPr>
    <w:rPr>
      <w:b w:val="1"/>
      <w:color w:val="f2f2f2" w:themeColor="background1" w:themeShade="0000F2"/>
      <w:lang w:eastAsia="en-AU" w:val="en-AU"/>
    </w:rPr>
  </w:style>
  <w:style w:type="paragraph" w:styleId="TableBullet" w:customStyle="1">
    <w:name w:val="Table Bullet"/>
    <w:basedOn w:val="Bullet1"/>
    <w:rsid w:val="00483B91"/>
    <w:pPr>
      <w:spacing w:after="60"/>
    </w:pPr>
    <w:rPr>
      <w:sz w:val="16"/>
    </w:rPr>
  </w:style>
  <w:style w:type="character" w:styleId="HeaderChar" w:customStyle="1">
    <w:name w:val="Header Char"/>
    <w:basedOn w:val="DefaultParagraphFont"/>
    <w:link w:val="Header"/>
    <w:uiPriority w:val="99"/>
    <w:rsid w:val="00D96500"/>
    <w:rPr>
      <w:rFonts w:ascii="Arial" w:hAnsi="Arial"/>
      <w:sz w:val="20"/>
      <w:szCs w:val="20"/>
    </w:rPr>
  </w:style>
  <w:style w:type="paragraph" w:styleId="Footer">
    <w:name w:val="footer"/>
    <w:basedOn w:val="Normal"/>
    <w:link w:val="FooterChar"/>
    <w:uiPriority w:val="99"/>
    <w:unhideWhenUsed w:val="1"/>
    <w:rsid w:val="00D96500"/>
    <w:pPr>
      <w:tabs>
        <w:tab w:val="center" w:pos="4680"/>
        <w:tab w:val="right" w:pos="9360"/>
      </w:tabs>
      <w:spacing w:after="0" w:line="240" w:lineRule="auto"/>
    </w:pPr>
  </w:style>
  <w:style w:type="character" w:styleId="FooterChar" w:customStyle="1">
    <w:name w:val="Footer Char"/>
    <w:basedOn w:val="DefaultParagraphFont"/>
    <w:link w:val="Footer"/>
    <w:uiPriority w:val="99"/>
    <w:rsid w:val="00D96500"/>
    <w:rPr>
      <w:rFonts w:ascii="Arial" w:hAnsi="Arial"/>
      <w:sz w:val="20"/>
      <w:szCs w:val="20"/>
    </w:rPr>
  </w:style>
  <w:style w:type="paragraph" w:styleId="Bullets2" w:customStyle="1">
    <w:name w:val="Bullets 2"/>
    <w:basedOn w:val="Normal"/>
    <w:rsid w:val="0023470C"/>
    <w:pPr>
      <w:widowControl w:val="0"/>
      <w:tabs>
        <w:tab w:val="left" w:pos="1080"/>
        <w:tab w:val="left" w:pos="2160"/>
      </w:tabs>
      <w:spacing w:after="100" w:line="240" w:lineRule="auto"/>
      <w:ind w:left="720" w:hanging="360"/>
      <w:contextualSpacing w:val="1"/>
    </w:pPr>
    <w:rPr>
      <w:rFonts w:cs="Helvetica" w:eastAsia="Times New Roman"/>
    </w:rPr>
  </w:style>
  <w:style w:type="paragraph" w:styleId="BodyText2">
    <w:name w:val="Body Text 2"/>
    <w:basedOn w:val="Normal"/>
    <w:link w:val="BodyText2Char"/>
    <w:unhideWhenUsed w:val="1"/>
    <w:rsid w:val="008C365B"/>
    <w:pPr>
      <w:spacing w:line="480" w:lineRule="auto"/>
    </w:pPr>
  </w:style>
  <w:style w:type="character" w:styleId="BodyText2Char" w:customStyle="1">
    <w:name w:val="Body Text 2 Char"/>
    <w:basedOn w:val="DefaultParagraphFont"/>
    <w:link w:val="BodyText2"/>
    <w:rsid w:val="008C365B"/>
    <w:rPr>
      <w:rFonts w:ascii="Arial" w:hAnsi="Arial"/>
      <w:sz w:val="20"/>
      <w:szCs w:val="20"/>
    </w:rPr>
  </w:style>
  <w:style w:type="paragraph" w:styleId="Normal1" w:customStyle="1">
    <w:name w:val="Normal1"/>
    <w:rsid w:val="008B7057"/>
    <w:pPr>
      <w:spacing w:after="0" w:line="240" w:lineRule="auto"/>
    </w:pPr>
    <w:rPr>
      <w:rFonts w:ascii="Open Sans" w:cs="Open Sans" w:eastAsia="Open Sans" w:hAnsi="Open Sans"/>
      <w:color w:val="000000"/>
    </w:rPr>
  </w:style>
  <w:style w:type="paragraph" w:styleId="DocumentMap">
    <w:name w:val="Document Map"/>
    <w:basedOn w:val="Normal"/>
    <w:link w:val="DocumentMapChar"/>
    <w:semiHidden w:val="1"/>
    <w:rsid w:val="005D31AD"/>
    <w:pPr>
      <w:shd w:color="auto" w:fill="000080" w:val="clear"/>
      <w:spacing w:after="0" w:line="240" w:lineRule="auto"/>
      <w:jc w:val="left"/>
    </w:pPr>
    <w:rPr>
      <w:rFonts w:ascii="Tahoma" w:cs="Helvetica" w:eastAsia="Times New Roman" w:hAnsi="Tahoma"/>
      <w:szCs w:val="18"/>
    </w:rPr>
  </w:style>
  <w:style w:type="character" w:styleId="DocumentMapChar" w:customStyle="1">
    <w:name w:val="Document Map Char"/>
    <w:basedOn w:val="DefaultParagraphFont"/>
    <w:link w:val="DocumentMap"/>
    <w:semiHidden w:val="1"/>
    <w:rsid w:val="005D31AD"/>
    <w:rPr>
      <w:rFonts w:ascii="Tahoma" w:cs="Helvetica" w:eastAsia="Times New Roman" w:hAnsi="Tahoma"/>
      <w:sz w:val="18"/>
      <w:szCs w:val="18"/>
      <w:shd w:color="auto" w:fill="000080" w:val="clear"/>
      <w:lang w:val="en-US"/>
    </w:rPr>
  </w:style>
  <w:style w:type="paragraph" w:styleId="TableB2" w:customStyle="1">
    <w:name w:val="Table B2"/>
    <w:basedOn w:val="Bullet2"/>
    <w:qFormat w:val="1"/>
    <w:rsid w:val="005D31AD"/>
    <w:pPr>
      <w:ind w:left="697" w:hanging="270"/>
    </w:pPr>
    <w:rPr>
      <w:szCs w:val="18"/>
    </w:rPr>
  </w:style>
  <w:style w:type="character" w:styleId="Hyperlink">
    <w:name w:val="Hyperlink"/>
    <w:basedOn w:val="DefaultParagraphFont"/>
    <w:uiPriority w:val="99"/>
    <w:unhideWhenUsed w:val="1"/>
    <w:rsid w:val="0094791F"/>
    <w:rPr>
      <w:color w:val="418fde" w:themeColor="hyperlink"/>
      <w:u w:val="single"/>
    </w:rPr>
  </w:style>
  <w:style w:type="paragraph" w:styleId="Bullets" w:customStyle="1">
    <w:name w:val="Bullets"/>
    <w:basedOn w:val="Normal"/>
    <w:rsid w:val="00FA7A8F"/>
    <w:pPr>
      <w:widowControl w:val="0"/>
      <w:spacing w:after="100" w:line="240" w:lineRule="auto"/>
      <w:ind w:left="360" w:hanging="360"/>
      <w:contextualSpacing w:val="1"/>
    </w:pPr>
    <w:rPr>
      <w:rFonts w:cs="Helvetica" w:eastAsia="Times New Roman"/>
      <w:iCs w:val="1"/>
    </w:rPr>
  </w:style>
  <w:style w:type="paragraph" w:styleId="SOWBody" w:customStyle="1">
    <w:name w:val="SOW Body"/>
    <w:basedOn w:val="BodyText3"/>
    <w:rsid w:val="00FA7A8F"/>
    <w:pPr>
      <w:spacing w:line="240" w:lineRule="auto"/>
      <w:jc w:val="left"/>
    </w:pPr>
    <w:rPr>
      <w:rFonts w:cs="Times New Roman" w:eastAsiaTheme="minorEastAsia"/>
      <w:lang w:eastAsia="ja-JP"/>
    </w:rPr>
  </w:style>
  <w:style w:type="paragraph" w:styleId="Paragraph3" w:customStyle="1">
    <w:name w:val="Paragraph3"/>
    <w:basedOn w:val="Normal"/>
    <w:rsid w:val="00FA7A8F"/>
    <w:pPr>
      <w:spacing w:after="240" w:before="80" w:line="240" w:lineRule="auto"/>
      <w:ind w:left="1530"/>
    </w:pPr>
    <w:rPr>
      <w:rFonts w:ascii="Times New Roman" w:cs="Times New Roman" w:eastAsia="Times New Roman" w:hAnsi="Times New Roman"/>
      <w:sz w:val="24"/>
      <w:szCs w:val="24"/>
    </w:rPr>
  </w:style>
  <w:style w:type="paragraph" w:styleId="Bullet10" w:customStyle="1">
    <w:name w:val="Bullet 1"/>
    <w:basedOn w:val="ListParagraph"/>
    <w:rsid w:val="00F328CC"/>
    <w:pPr>
      <w:numPr>
        <w:numId w:val="0"/>
      </w:numPr>
      <w:spacing w:after="0" w:line="240" w:lineRule="auto"/>
      <w:ind w:left="994" w:hanging="360"/>
    </w:pPr>
  </w:style>
  <w:style w:type="paragraph" w:styleId="Bullet20" w:customStyle="1">
    <w:name w:val="Bullet 2"/>
    <w:basedOn w:val="ListParagraph"/>
    <w:rsid w:val="00F328CC"/>
    <w:pPr>
      <w:numPr>
        <w:numId w:val="0"/>
      </w:numPr>
      <w:spacing w:after="0" w:line="240" w:lineRule="auto"/>
      <w:ind w:left="1440" w:hanging="360"/>
    </w:pPr>
  </w:style>
  <w:style w:type="paragraph" w:styleId="Bullet30" w:customStyle="1">
    <w:name w:val="Bullet 3"/>
    <w:basedOn w:val="ListParagraph"/>
    <w:rsid w:val="00F328CC"/>
    <w:pPr>
      <w:numPr>
        <w:numId w:val="0"/>
      </w:numPr>
      <w:spacing w:line="240" w:lineRule="auto"/>
      <w:ind w:left="2160" w:hanging="360"/>
    </w:pPr>
  </w:style>
  <w:style w:type="paragraph" w:styleId="Bullet40" w:customStyle="1">
    <w:name w:val="Bullet 4"/>
    <w:basedOn w:val="ListParagraph"/>
    <w:rsid w:val="00F328CC"/>
    <w:pPr>
      <w:numPr>
        <w:numId w:val="0"/>
      </w:numPr>
      <w:spacing w:line="240" w:lineRule="auto"/>
      <w:ind w:left="2880" w:hanging="360"/>
    </w:pPr>
  </w:style>
  <w:style w:type="paragraph" w:styleId="Instructions" w:customStyle="1">
    <w:name w:val="Instructions"/>
    <w:basedOn w:val="Normal"/>
    <w:rsid w:val="00031F21"/>
    <w:pPr>
      <w:keepNext w:val="1"/>
      <w:keepLines w:val="1"/>
      <w:spacing w:before="120" w:line="240" w:lineRule="auto"/>
      <w:jc w:val="left"/>
    </w:pPr>
    <w:rPr>
      <w:rFonts w:ascii="Cambria" w:cs="Helvetica" w:eastAsia="Times New Roman" w:hAnsi="Cambria"/>
      <w:sz w:val="24"/>
    </w:rPr>
  </w:style>
  <w:style w:type="paragraph" w:styleId="B1" w:customStyle="1">
    <w:name w:val="B1"/>
    <w:basedOn w:val="ListParagraph"/>
    <w:qFormat w:val="1"/>
    <w:rsid w:val="008E50A0"/>
    <w:pPr>
      <w:spacing w:line="240" w:lineRule="auto"/>
    </w:pPr>
  </w:style>
  <w:style w:type="paragraph" w:styleId="B2" w:customStyle="1">
    <w:name w:val="B2"/>
    <w:basedOn w:val="ListParagraph"/>
    <w:qFormat w:val="1"/>
    <w:rsid w:val="00C07E1E"/>
    <w:pPr>
      <w:numPr>
        <w:numId w:val="0"/>
      </w:numPr>
      <w:spacing w:after="0" w:line="240" w:lineRule="auto"/>
      <w:ind w:left="1440" w:hanging="360"/>
    </w:pPr>
  </w:style>
  <w:style w:type="paragraph" w:styleId="B3" w:customStyle="1">
    <w:name w:val="B3"/>
    <w:basedOn w:val="ListParagraph"/>
    <w:rsid w:val="00C07E1E"/>
    <w:pPr>
      <w:numPr>
        <w:numId w:val="0"/>
      </w:numPr>
      <w:tabs>
        <w:tab w:val="num" w:pos="720"/>
      </w:tabs>
      <w:spacing w:after="0" w:line="240" w:lineRule="auto"/>
      <w:ind w:left="720" w:hanging="720"/>
    </w:pPr>
  </w:style>
  <w:style w:type="paragraph" w:styleId="B4" w:customStyle="1">
    <w:name w:val="B4"/>
    <w:basedOn w:val="ListParagraph"/>
    <w:rsid w:val="00C07E1E"/>
    <w:pPr>
      <w:numPr>
        <w:numId w:val="0"/>
      </w:numPr>
      <w:tabs>
        <w:tab w:val="num" w:pos="720"/>
      </w:tabs>
      <w:spacing w:after="0" w:line="240" w:lineRule="auto"/>
      <w:ind w:left="720" w:hanging="720"/>
    </w:pPr>
  </w:style>
  <w:style w:type="paragraph" w:styleId="NormalWeb">
    <w:name w:val="Normal (Web)"/>
    <w:basedOn w:val="Normal"/>
    <w:uiPriority w:val="99"/>
    <w:unhideWhenUsed w:val="1"/>
    <w:rsid w:val="00780CBE"/>
    <w:pPr>
      <w:spacing w:after="100" w:afterAutospacing="1" w:before="100" w:beforeAutospacing="1" w:line="240" w:lineRule="auto"/>
      <w:jc w:val="left"/>
    </w:pPr>
    <w:rPr>
      <w:rFonts w:ascii="Times New Roman" w:cs="Times New Roman" w:eastAsia="Times New Roman" w:hAnsi="Times New Roman"/>
      <w:sz w:val="24"/>
      <w:szCs w:val="24"/>
    </w:rPr>
  </w:style>
  <w:style w:type="paragraph" w:styleId="TableB1" w:customStyle="1">
    <w:name w:val="Table B1"/>
    <w:basedOn w:val="Normal"/>
    <w:qFormat w:val="1"/>
    <w:rsid w:val="00191A06"/>
    <w:pPr>
      <w:tabs>
        <w:tab w:val="num" w:pos="720"/>
      </w:tabs>
      <w:spacing w:after="60" w:line="240" w:lineRule="auto"/>
      <w:ind w:left="720" w:hanging="720"/>
      <w:contextualSpacing w:val="1"/>
    </w:pPr>
    <w:rPr>
      <w:sz w:val="16"/>
      <w:szCs w:val="18"/>
    </w:rPr>
  </w:style>
  <w:style w:type="character" w:styleId="Style1" w:customStyle="1">
    <w:name w:val="Style1"/>
    <w:basedOn w:val="DefaultParagraphFont"/>
    <w:uiPriority w:val="1"/>
    <w:rsid w:val="00021ED7"/>
    <w:rPr>
      <w:sz w:val="16"/>
    </w:rPr>
  </w:style>
  <w:style w:type="paragraph" w:styleId="REQUIREDBYLEGAL" w:customStyle="1">
    <w:name w:val="REQUIRED BY LEGAL"/>
    <w:basedOn w:val="Normal"/>
    <w:link w:val="REQUIREDBYLEGALChar"/>
    <w:qFormat w:val="1"/>
    <w:locked w:val="1"/>
    <w:rsid w:val="00CA3509"/>
  </w:style>
  <w:style w:type="character" w:styleId="REQUIREDBYLEGALChar" w:customStyle="1">
    <w:name w:val="REQUIRED BY LEGAL Char"/>
    <w:basedOn w:val="DefaultParagraphFont"/>
    <w:link w:val="REQUIREDBYLEGAL"/>
    <w:rsid w:val="00CA3509"/>
    <w:rPr>
      <w:rFonts w:ascii="Arial" w:hAnsi="Arial"/>
      <w:sz w:val="20"/>
      <w:szCs w:val="20"/>
      <w:lang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0"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1"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2"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3"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4"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5"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6"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7"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8"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9"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a"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b"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c"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0"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1"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2"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3"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4"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5"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6"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7"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8"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9"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a"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b"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c"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tblStylePr w:type="firstRow">
      <w:rPr>
        <w:color w:val="ffffff"/>
      </w:rPr>
      <w:tblPr/>
      <w:tcPr>
        <w:shd w:color="auto" w:fill="7c868d" w:val="clear"/>
      </w:tcPr>
    </w:tblStylePr>
    <w:tblStylePr w:type="band2Horz">
      <w:tblPr/>
      <w:tcPr>
        <w:shd w:color="auto" w:fill="f2f2f2" w:val="clear"/>
      </w:tcPr>
    </w:tblStylePr>
  </w:style>
  <w:style w:type="table" w:styleId="affd"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tblStylePr w:type="firstRow">
      <w:rPr>
        <w:color w:val="ffffff"/>
      </w:rPr>
      <w:tblPr/>
      <w:tcPr>
        <w:shd w:color="auto" w:fill="7c868d" w:val="clear"/>
      </w:tcPr>
    </w:tblStylePr>
    <w:tblStylePr w:type="band2Horz">
      <w:tblPr/>
      <w:tcPr>
        <w:shd w:color="auto" w:fill="f2f2f2" w:val="clear"/>
      </w:tcPr>
    </w:tblStylePr>
  </w:style>
  <w:style w:type="table" w:styleId="affe" w:customStyle="1">
    <w:basedOn w:val="TableNormal"/>
    <w:tblPr>
      <w:tblStyleRowBandSize w:val="1"/>
      <w:tblStyleColBandSize w:val="1"/>
      <w:tblCellMar>
        <w:top w:w="100.0" w:type="dxa"/>
        <w:left w:w="100.0" w:type="dxa"/>
        <w:bottom w:w="100.0" w:type="dxa"/>
        <w:right w:w="100.0" w:type="dxa"/>
      </w:tblCellMar>
    </w:tblPr>
  </w:style>
  <w:style w:type="table" w:styleId="afff" w:customStyle="1">
    <w:basedOn w:val="TableNormal"/>
    <w:tblPr>
      <w:tblStyleRowBandSize w:val="1"/>
      <w:tblStyleColBandSize w:val="1"/>
      <w:tblCellMar>
        <w:top w:w="100.0" w:type="dxa"/>
        <w:left w:w="100.0" w:type="dxa"/>
        <w:bottom w:w="100.0" w:type="dxa"/>
        <w:right w:w="100.0" w:type="dxa"/>
      </w:tblCellMar>
    </w:tblPr>
  </w:style>
  <w:style w:type="table" w:styleId="afff0" w:customStyle="1">
    <w:basedOn w:val="TableNormal"/>
    <w:tblPr>
      <w:tblStyleRowBandSize w:val="1"/>
      <w:tblStyleColBandSize w:val="1"/>
      <w:tblCellMar>
        <w:top w:w="100.0" w:type="dxa"/>
        <w:left w:w="100.0" w:type="dxa"/>
        <w:bottom w:w="100.0" w:type="dxa"/>
        <w:right w:w="100.0" w:type="dxa"/>
      </w:tblCellMar>
    </w:tblPr>
  </w:style>
  <w:style w:type="table" w:styleId="afff1"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f2"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f3"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f4"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f5"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f6"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f7"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f8"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f9"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fa" w:customStyle="1">
    <w:basedOn w:val="TableNormal"/>
    <w:tblPr>
      <w:tblStyleRowBandSize w:val="1"/>
      <w:tblStyleColBandSize w:val="1"/>
      <w:tblCellMar>
        <w:top w:w="100.0" w:type="dxa"/>
        <w:left w:w="100.0" w:type="dxa"/>
        <w:bottom w:w="100.0" w:type="dxa"/>
        <w:right w:w="100.0" w:type="dxa"/>
      </w:tblCellMar>
    </w:tblPr>
  </w:style>
  <w:style w:type="table" w:styleId="afffb" w:customStyle="1">
    <w:basedOn w:val="TableNormal"/>
    <w:pPr>
      <w:spacing w:after="0" w:line="240" w:lineRule="auto"/>
    </w:pPr>
    <w:rPr>
      <w:sz w:val="20"/>
      <w:szCs w:val="20"/>
    </w:rPr>
    <w:tblPr>
      <w:tblStyleRowBandSize w:val="1"/>
      <w:tblStyleColBandSize w:val="1"/>
      <w:tblCellMar>
        <w:top w:w="100.0" w:type="dxa"/>
        <w:left w:w="100.0" w:type="dxa"/>
        <w:bottom w:w="100.0" w:type="dxa"/>
        <w:right w:w="100.0" w:type="dxa"/>
      </w:tblCellMar>
    </w:tblPr>
    <w:tcPr>
      <w:shd w:color="auto" w:fill="auto" w:val="clear"/>
    </w:tcPr>
    <w:tblStylePr w:type="firstRow">
      <w:rPr>
        <w:color w:val="ffffff"/>
      </w:rPr>
      <w:tblPr/>
      <w:tcPr>
        <w:shd w:color="auto" w:fill="7c868d" w:val="clear"/>
      </w:tcPr>
    </w:tblStylePr>
    <w:tblStylePr w:type="band2Horz">
      <w:tblPr/>
      <w:tcPr>
        <w:shd w:color="auto" w:fill="f2f2f2" w:val="clear"/>
      </w:tcPr>
    </w:tblStylePr>
  </w:style>
  <w:style w:type="table" w:styleId="afffc" w:customStyle="1">
    <w:basedOn w:val="TableNormal"/>
    <w:pPr>
      <w:spacing w:after="0" w:line="240" w:lineRule="auto"/>
    </w:pPr>
    <w:rPr>
      <w:sz w:val="20"/>
      <w:szCs w:val="20"/>
    </w:rPr>
    <w:tblPr>
      <w:tblStyleRowBandSize w:val="1"/>
      <w:tblStyleColBandSize w:val="1"/>
      <w:tblCellMar>
        <w:top w:w="100.0" w:type="dxa"/>
        <w:left w:w="100.0" w:type="dxa"/>
        <w:bottom w:w="100.0" w:type="dxa"/>
        <w:right w:w="100.0" w:type="dxa"/>
      </w:tblCellMar>
    </w:tblPr>
    <w:tcPr>
      <w:shd w:color="auto" w:fill="auto" w:val="clear"/>
    </w:tcPr>
    <w:tblStylePr w:type="firstRow">
      <w:rPr>
        <w:color w:val="ffffff"/>
      </w:rPr>
      <w:tblPr/>
      <w:tcPr>
        <w:shd w:color="auto" w:fill="7c868d" w:val="clear"/>
      </w:tcPr>
    </w:tblStylePr>
    <w:tblStylePr w:type="band2Horz">
      <w:tblPr/>
      <w:tcPr>
        <w:shd w:color="auto" w:fill="f2f2f2" w:val="clear"/>
      </w:tcPr>
    </w:tblStylePr>
  </w:style>
  <w:style w:type="table" w:styleId="afffd" w:customStyle="1">
    <w:basedOn w:val="TableNormal"/>
    <w:pPr>
      <w:spacing w:after="0" w:line="240" w:lineRule="auto"/>
    </w:pPr>
    <w:rPr>
      <w:sz w:val="20"/>
      <w:szCs w:val="20"/>
    </w:rPr>
    <w:tblPr>
      <w:tblStyleRowBandSize w:val="1"/>
      <w:tblStyleColBandSize w:val="1"/>
      <w:tblCellMar>
        <w:top w:w="100.0" w:type="dxa"/>
        <w:left w:w="100.0" w:type="dxa"/>
        <w:bottom w:w="100.0" w:type="dxa"/>
        <w:right w:w="100.0" w:type="dxa"/>
      </w:tblCellMar>
    </w:tblPr>
    <w:tcPr>
      <w:shd w:color="auto" w:fill="auto" w:val="clear"/>
    </w:tcPr>
  </w:style>
  <w:style w:type="table" w:styleId="afffe" w:customStyle="1">
    <w:basedOn w:val="TableNormal"/>
    <w:pPr>
      <w:spacing w:after="0" w:line="240" w:lineRule="auto"/>
    </w:pPr>
    <w:rPr>
      <w:sz w:val="20"/>
      <w:szCs w:val="20"/>
    </w:rPr>
    <w:tblPr>
      <w:tblStyleRowBandSize w:val="1"/>
      <w:tblStyleColBandSize w:val="1"/>
      <w:tblCellMar>
        <w:top w:w="100.0" w:type="dxa"/>
        <w:left w:w="100.0" w:type="dxa"/>
        <w:bottom w:w="100.0" w:type="dxa"/>
        <w:right w:w="100.0" w:type="dxa"/>
      </w:tblCellMar>
    </w:tblPr>
    <w:tcPr>
      <w:shd w:color="auto" w:fill="auto" w:val="clear"/>
    </w:tcPr>
  </w:style>
  <w:style w:type="table" w:styleId="affff" w:customStyle="1">
    <w:basedOn w:val="TableNormal"/>
    <w:pPr>
      <w:spacing w:after="0" w:line="240" w:lineRule="auto"/>
    </w:pPr>
    <w:rPr>
      <w:sz w:val="20"/>
      <w:szCs w:val="20"/>
    </w:rPr>
    <w:tblPr>
      <w:tblStyleRowBandSize w:val="1"/>
      <w:tblStyleColBandSize w:val="1"/>
      <w:tblCellMar>
        <w:top w:w="100.0" w:type="dxa"/>
        <w:left w:w="100.0" w:type="dxa"/>
        <w:bottom w:w="100.0" w:type="dxa"/>
        <w:right w:w="100.0" w:type="dxa"/>
      </w:tblCellMar>
    </w:tblPr>
    <w:tcPr>
      <w:shd w:color="auto" w:fill="auto" w:val="clear"/>
    </w:tcPr>
  </w:style>
  <w:style w:type="table" w:styleId="affff0" w:customStyle="1">
    <w:basedOn w:val="TableNormal"/>
    <w:pPr>
      <w:spacing w:after="0" w:line="240" w:lineRule="auto"/>
    </w:pPr>
    <w:rPr>
      <w:sz w:val="20"/>
      <w:szCs w:val="20"/>
    </w:rPr>
    <w:tblPr>
      <w:tblStyleRowBandSize w:val="1"/>
      <w:tblStyleColBandSize w:val="1"/>
      <w:tblCellMar>
        <w:top w:w="100.0" w:type="dxa"/>
        <w:left w:w="100.0" w:type="dxa"/>
        <w:bottom w:w="100.0" w:type="dxa"/>
        <w:right w:w="100.0" w:type="dxa"/>
      </w:tblCellMar>
    </w:tblPr>
    <w:tcPr>
      <w:shd w:color="auto" w:fill="auto" w:val="clear"/>
    </w:tcPr>
  </w:style>
  <w:style w:type="table" w:styleId="affff1" w:customStyle="1">
    <w:basedOn w:val="TableNormal"/>
    <w:pPr>
      <w:spacing w:after="0" w:line="240" w:lineRule="auto"/>
    </w:pPr>
    <w:rPr>
      <w:sz w:val="20"/>
      <w:szCs w:val="20"/>
    </w:rPr>
    <w:tblPr>
      <w:tblStyleRowBandSize w:val="1"/>
      <w:tblStyleColBandSize w:val="1"/>
      <w:tblCellMar>
        <w:top w:w="100.0" w:type="dxa"/>
        <w:left w:w="100.0" w:type="dxa"/>
        <w:bottom w:w="100.0" w:type="dxa"/>
        <w:right w:w="100.0" w:type="dxa"/>
      </w:tblCellMar>
    </w:tblPr>
    <w:tcPr>
      <w:shd w:color="auto" w:fill="auto" w:val="clear"/>
    </w:tcPr>
  </w:style>
  <w:style w:type="table" w:styleId="affff2" w:customStyle="1">
    <w:basedOn w:val="TableNormal"/>
    <w:pPr>
      <w:spacing w:after="0" w:line="240" w:lineRule="auto"/>
    </w:pPr>
    <w:rPr>
      <w:sz w:val="20"/>
      <w:szCs w:val="20"/>
    </w:rPr>
    <w:tblPr>
      <w:tblStyleRowBandSize w:val="1"/>
      <w:tblStyleColBandSize w:val="1"/>
      <w:tblCellMar>
        <w:top w:w="100.0" w:type="dxa"/>
        <w:left w:w="100.0" w:type="dxa"/>
        <w:bottom w:w="100.0" w:type="dxa"/>
        <w:right w:w="100.0" w:type="dxa"/>
      </w:tblCellMar>
    </w:tblPr>
    <w:tcPr>
      <w:shd w:color="auto" w:fill="auto" w:val="clear"/>
    </w:tcPr>
  </w:style>
  <w:style w:type="table" w:styleId="affff3" w:customStyle="1">
    <w:basedOn w:val="TableNormal"/>
    <w:pPr>
      <w:spacing w:after="0" w:line="240" w:lineRule="auto"/>
    </w:pPr>
    <w:rPr>
      <w:sz w:val="20"/>
      <w:szCs w:val="20"/>
    </w:rPr>
    <w:tblPr>
      <w:tblStyleRowBandSize w:val="1"/>
      <w:tblStyleColBandSize w:val="1"/>
      <w:tblCellMar>
        <w:top w:w="100.0" w:type="dxa"/>
        <w:left w:w="100.0" w:type="dxa"/>
        <w:bottom w:w="100.0" w:type="dxa"/>
        <w:right w:w="100.0" w:type="dxa"/>
      </w:tblCellMar>
    </w:tblPr>
    <w:tcPr>
      <w:shd w:color="auto" w:fill="auto" w:val="clear"/>
    </w:tcPr>
  </w:style>
  <w:style w:type="table" w:styleId="affff4" w:customStyle="1">
    <w:basedOn w:val="TableNormal"/>
    <w:pPr>
      <w:spacing w:after="0" w:line="240" w:lineRule="auto"/>
    </w:pPr>
    <w:rPr>
      <w:sz w:val="20"/>
      <w:szCs w:val="20"/>
    </w:rPr>
    <w:tblPr>
      <w:tblStyleRowBandSize w:val="1"/>
      <w:tblStyleColBandSize w:val="1"/>
      <w:tblCellMar>
        <w:top w:w="100.0" w:type="dxa"/>
        <w:left w:w="100.0" w:type="dxa"/>
        <w:bottom w:w="100.0" w:type="dxa"/>
        <w:right w:w="100.0" w:type="dxa"/>
      </w:tblCellMar>
    </w:tblPr>
    <w:tcPr>
      <w:shd w:color="auto" w:fill="auto" w:val="clear"/>
    </w:tcPr>
  </w:style>
  <w:style w:type="table" w:styleId="affff5" w:customStyle="1">
    <w:basedOn w:val="TableNormal"/>
    <w:pPr>
      <w:spacing w:after="0" w:line="240" w:lineRule="auto"/>
    </w:pPr>
    <w:rPr>
      <w:sz w:val="20"/>
      <w:szCs w:val="20"/>
    </w:rPr>
    <w:tblPr>
      <w:tblStyleRowBandSize w:val="1"/>
      <w:tblStyleColBandSize w:val="1"/>
      <w:tblCellMar>
        <w:top w:w="100.0" w:type="dxa"/>
        <w:left w:w="100.0" w:type="dxa"/>
        <w:bottom w:w="100.0" w:type="dxa"/>
        <w:right w:w="100.0" w:type="dxa"/>
      </w:tblCellMar>
    </w:tblPr>
    <w:tcPr>
      <w:shd w:color="auto" w:fill="auto" w:val="clear"/>
    </w:tcPr>
  </w:style>
  <w:style w:type="table" w:styleId="affff6" w:customStyle="1">
    <w:basedOn w:val="TableNormal"/>
    <w:pPr>
      <w:spacing w:after="0" w:line="240" w:lineRule="auto"/>
    </w:pPr>
    <w:rPr>
      <w:sz w:val="20"/>
      <w:szCs w:val="20"/>
    </w:rPr>
    <w:tblPr>
      <w:tblStyleRowBandSize w:val="1"/>
      <w:tblStyleColBandSize w:val="1"/>
      <w:tblCellMar>
        <w:top w:w="100.0" w:type="dxa"/>
        <w:left w:w="100.0" w:type="dxa"/>
        <w:bottom w:w="100.0" w:type="dxa"/>
        <w:right w:w="100.0" w:type="dxa"/>
      </w:tblCellMar>
    </w:tblPr>
    <w:tcPr>
      <w:shd w:color="auto" w:fill="auto" w:val="clear"/>
    </w:tcPr>
  </w:style>
  <w:style w:type="table" w:styleId="affff7" w:customStyle="1">
    <w:basedOn w:val="TableNormal"/>
    <w:pPr>
      <w:spacing w:after="0" w:line="240" w:lineRule="auto"/>
    </w:pPr>
    <w:rPr>
      <w:sz w:val="20"/>
      <w:szCs w:val="20"/>
    </w:rPr>
    <w:tblPr>
      <w:tblStyleRowBandSize w:val="1"/>
      <w:tblStyleColBandSize w:val="1"/>
      <w:tblCellMar>
        <w:top w:w="100.0" w:type="dxa"/>
        <w:left w:w="100.0" w:type="dxa"/>
        <w:bottom w:w="100.0" w:type="dxa"/>
        <w:right w:w="100.0" w:type="dxa"/>
      </w:tblCellMar>
    </w:tblPr>
    <w:tcPr>
      <w:shd w:color="auto" w:fill="auto" w:val="clear"/>
    </w:tcPr>
  </w:style>
  <w:style w:type="table" w:styleId="affff8" w:customStyle="1">
    <w:basedOn w:val="TableNormal"/>
    <w:pPr>
      <w:spacing w:after="0" w:line="240" w:lineRule="auto"/>
    </w:pPr>
    <w:rPr>
      <w:sz w:val="20"/>
      <w:szCs w:val="20"/>
    </w:rPr>
    <w:tblPr>
      <w:tblStyleRowBandSize w:val="1"/>
      <w:tblStyleColBandSize w:val="1"/>
      <w:tblCellMar>
        <w:top w:w="100.0" w:type="dxa"/>
        <w:left w:w="100.0" w:type="dxa"/>
        <w:bottom w:w="100.0" w:type="dxa"/>
        <w:right w:w="100.0" w:type="dxa"/>
      </w:tblCellMar>
    </w:tblPr>
    <w:tcPr>
      <w:shd w:color="auto" w:fill="auto" w:val="clear"/>
    </w:tcPr>
  </w:style>
  <w:style w:type="table" w:styleId="affff9" w:customStyle="1">
    <w:basedOn w:val="TableNormal"/>
    <w:pPr>
      <w:spacing w:after="0" w:line="240" w:lineRule="auto"/>
    </w:pPr>
    <w:rPr>
      <w:sz w:val="20"/>
      <w:szCs w:val="20"/>
    </w:rPr>
    <w:tblPr>
      <w:tblStyleRowBandSize w:val="1"/>
      <w:tblStyleColBandSize w:val="1"/>
      <w:tblCellMar>
        <w:top w:w="100.0" w:type="dxa"/>
        <w:left w:w="100.0" w:type="dxa"/>
        <w:bottom w:w="100.0" w:type="dxa"/>
        <w:right w:w="100.0" w:type="dxa"/>
      </w:tblCellMar>
    </w:tblPr>
    <w:tcPr>
      <w:shd w:color="auto" w:fill="auto" w:val="clear"/>
    </w:tcPr>
  </w:style>
  <w:style w:type="table" w:styleId="affffa"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tblStylePr w:type="firstRow">
      <w:rPr>
        <w:color w:val="ffffff"/>
      </w:rPr>
      <w:tblPr/>
      <w:tcPr>
        <w:shd w:color="auto" w:fill="7c868d" w:val="clear"/>
      </w:tcPr>
    </w:tblStylePr>
    <w:tblStylePr w:type="band2Horz">
      <w:tblPr/>
      <w:tcPr>
        <w:shd w:color="auto" w:fill="f2f2f2" w:val="clear"/>
      </w:tcPr>
    </w:tblStylePr>
  </w:style>
  <w:style w:type="table" w:styleId="affffb"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tblStylePr w:type="firstRow">
      <w:rPr>
        <w:color w:val="ffffff"/>
      </w:rPr>
      <w:tblPr/>
      <w:tcPr>
        <w:shd w:color="auto" w:fill="7c868d" w:val="clear"/>
      </w:tcPr>
    </w:tblStylePr>
    <w:tblStylePr w:type="band2Horz">
      <w:tblPr/>
      <w:tcPr>
        <w:shd w:color="auto" w:fill="f2f2f2" w:val="clear"/>
      </w:tcPr>
    </w:tblStylePr>
  </w:style>
  <w:style w:type="table" w:styleId="affffc"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ffd" w:customStyle="1">
    <w:basedOn w:val="TableNormal"/>
    <w:tblPr>
      <w:tblStyleRowBandSize w:val="1"/>
      <w:tblStyleColBandSize w:val="1"/>
      <w:tblCellMar>
        <w:top w:w="100.0" w:type="dxa"/>
        <w:left w:w="100.0" w:type="dxa"/>
        <w:bottom w:w="100.0" w:type="dxa"/>
        <w:right w:w="100.0" w:type="dxa"/>
      </w:tblCellMar>
    </w:tblPr>
  </w:style>
  <w:style w:type="table" w:styleId="affffe"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fff" w:customStyle="1">
    <w:basedOn w:val="TableNormal"/>
    <w:tblPr>
      <w:tblStyleRowBandSize w:val="1"/>
      <w:tblStyleColBandSize w:val="1"/>
      <w:tblCellMar>
        <w:top w:w="100.0" w:type="dxa"/>
        <w:left w:w="100.0" w:type="dxa"/>
        <w:bottom w:w="100.0" w:type="dxa"/>
        <w:right w:w="100.0" w:type="dxa"/>
      </w:tblCellMar>
    </w:tblPr>
  </w:style>
  <w:style w:type="table" w:styleId="afffff0"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fff1"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fff2"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fff3"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fff4"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fff5"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fff6"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fff7"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table" w:styleId="afffff8" w:customStyle="1">
    <w:basedOn w:val="TableNormal"/>
    <w:pPr>
      <w:spacing w:after="0" w:line="240" w:lineRule="auto"/>
    </w:pPr>
    <w:rPr>
      <w:sz w:val="20"/>
      <w:szCs w:val="20"/>
    </w:rPr>
    <w:tblPr>
      <w:tblStyleRowBandSize w:val="1"/>
      <w:tblStyleColBandSize w:val="1"/>
      <w:tblCellMar>
        <w:left w:w="115.0" w:type="dxa"/>
        <w:right w:w="115.0" w:type="dxa"/>
      </w:tblCellMar>
    </w:tblPr>
    <w:tcPr>
      <w:shd w:color="auto" w:fill="auto"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auto" w:val="clear"/>
    </w:tcPr>
    <w:tblStylePr w:type="band2Horz">
      <w:tcPr>
        <w:shd w:fill="f2f2f2" w:val="clear"/>
      </w:tcPr>
    </w:tblStylePr>
    <w:tblStylePr w:type="firstRow">
      <w:rPr>
        <w:color w:val="ffffff"/>
      </w:rPr>
      <w:tcPr>
        <w:shd w:fill="7c868d" w:val="clear"/>
      </w:tcPr>
    </w:tblStyle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auto" w:val="clear"/>
    </w:tcPr>
    <w:tblStylePr w:type="band2Horz">
      <w:tcPr>
        <w:shd w:fill="f2f2f2" w:val="clear"/>
      </w:tcPr>
    </w:tblStylePr>
    <w:tblStylePr w:type="firstRow">
      <w:rPr>
        <w:color w:val="ffffff"/>
      </w:rPr>
      <w:tcPr>
        <w:shd w:fill="7c868d" w:val="clear"/>
      </w:tcPr>
    </w:tblStyle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4">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5">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6">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7">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8">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9">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10">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1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1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1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14">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15">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auto"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auto" w:val="clear"/>
    </w:tcPr>
    <w:tblStylePr w:type="band2Horz">
      <w:tcPr>
        <w:shd w:fill="f2f2f2" w:val="clear"/>
      </w:tcPr>
    </w:tblStylePr>
    <w:tblStylePr w:type="firstRow">
      <w:rPr>
        <w:color w:val="ffffff"/>
      </w:rPr>
      <w:tcPr>
        <w:shd w:fill="7c868d" w:val="clear"/>
      </w:tcPr>
    </w:tblStyle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auto" w:val="clear"/>
    </w:tcPr>
    <w:tblStylePr w:type="band2Horz">
      <w:tcPr>
        <w:shd w:fill="f2f2f2" w:val="clear"/>
      </w:tcPr>
    </w:tblStylePr>
    <w:tblStylePr w:type="firstRow">
      <w:rPr>
        <w:color w:val="ffffff"/>
      </w:rPr>
      <w:tcPr>
        <w:shd w:fill="7c868d" w:val="clear"/>
      </w:tcPr>
    </w:tblStyle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4">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5">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6">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7">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8">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9">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10">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1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1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1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14">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15">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auto" w:val="clear"/>
    </w:tc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3.png"/><Relationship Id="rId10" Type="http://schemas.openxmlformats.org/officeDocument/2006/relationships/image" Target="media/image6.png"/><Relationship Id="rId21" Type="http://schemas.openxmlformats.org/officeDocument/2006/relationships/footer" Target="footer2.xml"/><Relationship Id="rId13" Type="http://schemas.openxmlformats.org/officeDocument/2006/relationships/image" Target="media/image9.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png"/><Relationship Id="rId15" Type="http://schemas.openxmlformats.org/officeDocument/2006/relationships/image" Target="media/image8.jpg"/><Relationship Id="rId14" Type="http://schemas.openxmlformats.org/officeDocument/2006/relationships/image" Target="media/image4.png"/><Relationship Id="rId17" Type="http://schemas.openxmlformats.org/officeDocument/2006/relationships/image" Target="media/image5.png"/><Relationship Id="rId16" Type="http://schemas.openxmlformats.org/officeDocument/2006/relationships/image" Target="media/image2.jpg"/><Relationship Id="rId5" Type="http://schemas.openxmlformats.org/officeDocument/2006/relationships/numbering" Target="numbering.xml"/><Relationship Id="rId19" Type="http://schemas.openxmlformats.org/officeDocument/2006/relationships/header" Target="header2.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alesforce">
      <a:dk1>
        <a:srgbClr val="000000"/>
      </a:dk1>
      <a:lt1>
        <a:srgbClr val="FFFFFF"/>
      </a:lt1>
      <a:dk2>
        <a:srgbClr val="003C4D"/>
      </a:dk2>
      <a:lt2>
        <a:srgbClr val="F2F2F2"/>
      </a:lt2>
      <a:accent1>
        <a:srgbClr val="00A1E0"/>
      </a:accent1>
      <a:accent2>
        <a:srgbClr val="7C868D"/>
      </a:accent2>
      <a:accent3>
        <a:srgbClr val="00B2A9"/>
      </a:accent3>
      <a:accent4>
        <a:srgbClr val="963CBD"/>
      </a:accent4>
      <a:accent5>
        <a:srgbClr val="ED8B00"/>
      </a:accent5>
      <a:accent6>
        <a:srgbClr val="FFC72C"/>
      </a:accent6>
      <a:hlink>
        <a:srgbClr val="418FDE"/>
      </a:hlink>
      <a:folHlink>
        <a:srgbClr val="00187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hNCcC+J1i7KM36Ljffp19SIZjA==">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2023-04-03T18:48:00Z</dcterms:created>
  <dc:creator>IT Department</dc:creator>
</cp:coreProperties>
</file>